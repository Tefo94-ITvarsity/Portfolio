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CE5" w:rsidRPr="006F4CE5" w:rsidRDefault="006F4CE5" w:rsidP="006F4CE5">
      <w:pPr>
        <w:pStyle w:val="ListParagraph"/>
        <w:numPr>
          <w:ilvl w:val="0"/>
          <w:numId w:val="2"/>
        </w:numPr>
        <w:shd w:val="clear" w:color="auto" w:fill="FFFFFF"/>
        <w:spacing w:after="0" w:line="390" w:lineRule="atLeast"/>
        <w:outlineLvl w:val="0"/>
        <w:rPr>
          <w:rFonts w:ascii="Helvetica" w:eastAsia="Times New Roman" w:hAnsi="Helvetica" w:cs="Helvetica"/>
          <w:color w:val="4D4D4F"/>
          <w:kern w:val="36"/>
          <w:sz w:val="48"/>
          <w:szCs w:val="48"/>
          <w:lang w:eastAsia="en-ZA"/>
        </w:rPr>
      </w:pPr>
      <w:r w:rsidRPr="006F4CE5">
        <w:rPr>
          <w:rFonts w:ascii="Helvetica" w:eastAsia="Times New Roman" w:hAnsi="Helvetica" w:cs="Helvetica"/>
          <w:color w:val="4D4D4F"/>
          <w:kern w:val="36"/>
          <w:sz w:val="48"/>
          <w:szCs w:val="48"/>
          <w:lang w:eastAsia="en-ZA"/>
        </w:rPr>
        <w:t>LG CL98 XBOOM 3500W HI-FI</w:t>
      </w:r>
    </w:p>
    <w:p w:rsidR="006F4CE5" w:rsidRPr="006F4CE5" w:rsidRDefault="007943FA" w:rsidP="006F4CE5">
      <w:pPr>
        <w:numPr>
          <w:ilvl w:val="0"/>
          <w:numId w:val="1"/>
        </w:numPr>
        <w:shd w:val="clear" w:color="auto" w:fill="FFFFFF"/>
        <w:spacing w:before="100" w:beforeAutospacing="1" w:after="100" w:afterAutospacing="1" w:line="240" w:lineRule="auto"/>
        <w:rPr>
          <w:rFonts w:ascii="Helvetica" w:eastAsia="Times New Roman" w:hAnsi="Helvetica" w:cs="Helvetica"/>
          <w:color w:val="4D4D4F"/>
          <w:sz w:val="20"/>
          <w:szCs w:val="20"/>
          <w:lang w:eastAsia="en-ZA"/>
        </w:rPr>
      </w:pPr>
      <w:hyperlink r:id="rId5" w:history="1">
        <w:r w:rsidR="006F4CE5" w:rsidRPr="006F4CE5">
          <w:rPr>
            <w:rFonts w:ascii="Helvetica" w:eastAsia="Times New Roman" w:hAnsi="Helvetica" w:cs="Helvetica"/>
            <w:color w:val="0B79BF"/>
            <w:sz w:val="20"/>
            <w:szCs w:val="20"/>
            <w:lang w:eastAsia="en-ZA"/>
          </w:rPr>
          <w:t>LG</w:t>
        </w:r>
      </w:hyperlink>
    </w:p>
    <w:p w:rsidR="006F4CE5" w:rsidRPr="006F4CE5" w:rsidRDefault="006F4CE5" w:rsidP="006F4CE5">
      <w:pPr>
        <w:shd w:val="clear" w:color="auto" w:fill="FFFFFF"/>
        <w:spacing w:after="0" w:line="240" w:lineRule="auto"/>
        <w:rPr>
          <w:rFonts w:ascii="Helvetica" w:eastAsia="Times New Roman" w:hAnsi="Helvetica" w:cs="Helvetica"/>
          <w:color w:val="0A0A0A"/>
          <w:sz w:val="20"/>
          <w:szCs w:val="20"/>
          <w:lang w:eastAsia="en-ZA"/>
        </w:rPr>
      </w:pPr>
      <w:r w:rsidRPr="006F4CE5">
        <w:rPr>
          <w:rFonts w:ascii="Helvetica" w:eastAsia="Times New Roman" w:hAnsi="Helvetica" w:cs="Helvetica"/>
          <w:color w:val="9B9B9B"/>
          <w:sz w:val="20"/>
          <w:szCs w:val="20"/>
          <w:lang w:eastAsia="en-ZA"/>
        </w:rPr>
        <w:t>CL98.DZAFLLK</w:t>
      </w:r>
    </w:p>
    <w:p w:rsidR="006F4CE5" w:rsidRPr="006F4CE5" w:rsidRDefault="006F4CE5" w:rsidP="006F4CE5">
      <w:pPr>
        <w:shd w:val="clear" w:color="auto" w:fill="FFFFFF"/>
        <w:spacing w:after="0" w:line="240" w:lineRule="auto"/>
        <w:rPr>
          <w:rFonts w:ascii="Helvetica" w:eastAsia="Times New Roman" w:hAnsi="Helvetica" w:cs="Helvetica"/>
          <w:color w:val="4D4D4F"/>
          <w:sz w:val="20"/>
          <w:szCs w:val="20"/>
          <w:lang w:eastAsia="en-ZA"/>
        </w:rPr>
      </w:pPr>
      <w:r w:rsidRPr="006F4CE5">
        <w:rPr>
          <w:rFonts w:ascii="Helvetica" w:eastAsia="Times New Roman" w:hAnsi="Helvetica" w:cs="Helvetica"/>
          <w:color w:val="4D4D4F"/>
          <w:sz w:val="20"/>
          <w:szCs w:val="20"/>
          <w:lang w:eastAsia="en-ZA"/>
        </w:rPr>
        <w:t>Be the first to </w:t>
      </w:r>
      <w:hyperlink r:id="rId6" w:history="1">
        <w:r w:rsidRPr="006F4CE5">
          <w:rPr>
            <w:rFonts w:ascii="Helvetica" w:eastAsia="Times New Roman" w:hAnsi="Helvetica" w:cs="Helvetica"/>
            <w:color w:val="0B79BF"/>
            <w:sz w:val="20"/>
            <w:szCs w:val="20"/>
            <w:lang w:eastAsia="en-ZA"/>
          </w:rPr>
          <w:t>write a review</w:t>
        </w:r>
      </w:hyperlink>
      <w:r w:rsidRPr="006F4CE5">
        <w:rPr>
          <w:rFonts w:ascii="Helvetica" w:eastAsia="Times New Roman" w:hAnsi="Helvetica" w:cs="Helvetica"/>
          <w:color w:val="4D4D4F"/>
          <w:sz w:val="20"/>
          <w:szCs w:val="20"/>
          <w:lang w:eastAsia="en-ZA"/>
        </w:rPr>
        <w:t>.</w:t>
      </w:r>
    </w:p>
    <w:p w:rsidR="006F4CE5" w:rsidRPr="006F4CE5" w:rsidRDefault="006F4CE5" w:rsidP="006F4CE5">
      <w:pPr>
        <w:shd w:val="clear" w:color="auto" w:fill="FFFFFF"/>
        <w:spacing w:after="0" w:line="240" w:lineRule="auto"/>
        <w:rPr>
          <w:rFonts w:ascii="Helvetica" w:eastAsia="Times New Roman" w:hAnsi="Helvetica" w:cs="Helvetica"/>
          <w:color w:val="0A0A0A"/>
          <w:sz w:val="20"/>
          <w:szCs w:val="20"/>
          <w:lang w:eastAsia="en-ZA"/>
        </w:rPr>
      </w:pPr>
      <w:r w:rsidRPr="006F4CE5">
        <w:rPr>
          <w:rFonts w:ascii="Helvetica" w:eastAsia="Times New Roman" w:hAnsi="Helvetica" w:cs="Helvetica"/>
          <w:b/>
          <w:bCs/>
          <w:caps/>
          <w:color w:val="FFFFFF"/>
          <w:sz w:val="20"/>
          <w:szCs w:val="20"/>
          <w:shd w:val="clear" w:color="auto" w:fill="F4697A"/>
          <w:lang w:eastAsia="en-ZA"/>
        </w:rPr>
        <w:t>ONLY 6 LEFT AT</w:t>
      </w:r>
    </w:p>
    <w:p w:rsidR="006F4CE5" w:rsidRPr="006F4CE5" w:rsidRDefault="006F4CE5" w:rsidP="006F4CE5">
      <w:pPr>
        <w:shd w:val="clear" w:color="auto" w:fill="FFFFFF"/>
        <w:spacing w:after="0" w:line="240" w:lineRule="auto"/>
        <w:rPr>
          <w:rFonts w:ascii="Helvetica" w:eastAsia="Times New Roman" w:hAnsi="Helvetica" w:cs="Helvetica"/>
          <w:b/>
          <w:bCs/>
          <w:color w:val="0A0A0A"/>
          <w:sz w:val="20"/>
          <w:szCs w:val="20"/>
          <w:lang w:eastAsia="en-ZA"/>
        </w:rPr>
      </w:pPr>
      <w:r w:rsidRPr="006F4CE5">
        <w:rPr>
          <w:rFonts w:ascii="Helvetica" w:eastAsia="Times New Roman" w:hAnsi="Helvetica" w:cs="Helvetica"/>
          <w:b/>
          <w:bCs/>
          <w:color w:val="0A0A0A"/>
          <w:sz w:val="20"/>
          <w:szCs w:val="20"/>
          <w:lang w:eastAsia="en-ZA"/>
        </w:rPr>
        <w:t>R 10,379</w:t>
      </w:r>
    </w:p>
    <w:p w:rsidR="006F4CE5" w:rsidRPr="006F4CE5" w:rsidRDefault="006F4CE5" w:rsidP="006F4CE5">
      <w:pPr>
        <w:shd w:val="clear" w:color="auto" w:fill="FFFFFF"/>
        <w:spacing w:after="75" w:line="240" w:lineRule="auto"/>
        <w:rPr>
          <w:rFonts w:ascii="Helvetica" w:eastAsia="Times New Roman" w:hAnsi="Helvetica" w:cs="Helvetica"/>
          <w:b/>
          <w:bCs/>
          <w:color w:val="ADADAD"/>
          <w:sz w:val="20"/>
          <w:szCs w:val="20"/>
          <w:lang w:eastAsia="en-ZA"/>
        </w:rPr>
      </w:pPr>
      <w:r w:rsidRPr="006F4CE5">
        <w:rPr>
          <w:rFonts w:ascii="Helvetica" w:eastAsia="Times New Roman" w:hAnsi="Helvetica" w:cs="Helvetica"/>
          <w:b/>
          <w:bCs/>
          <w:color w:val="ADADAD"/>
          <w:sz w:val="20"/>
          <w:szCs w:val="20"/>
          <w:lang w:eastAsia="en-ZA"/>
        </w:rPr>
        <w:t> </w:t>
      </w:r>
    </w:p>
    <w:p w:rsidR="006F4CE5" w:rsidRPr="006F4CE5" w:rsidRDefault="006F4CE5" w:rsidP="006F4CE5">
      <w:pPr>
        <w:shd w:val="clear" w:color="auto" w:fill="FFFFFF"/>
        <w:spacing w:line="195" w:lineRule="atLeast"/>
        <w:rPr>
          <w:rFonts w:ascii="Helvetica" w:eastAsia="Times New Roman" w:hAnsi="Helvetica" w:cs="Helvetica"/>
          <w:b/>
          <w:bCs/>
          <w:caps/>
          <w:color w:val="4D4D4F"/>
          <w:sz w:val="20"/>
          <w:szCs w:val="20"/>
          <w:lang w:eastAsia="en-ZA"/>
        </w:rPr>
      </w:pPr>
      <w:r w:rsidRPr="006F4CE5">
        <w:rPr>
          <w:rFonts w:ascii="Helvetica" w:eastAsia="Times New Roman" w:hAnsi="Helvetica" w:cs="Helvetica"/>
          <w:b/>
          <w:bCs/>
          <w:caps/>
          <w:color w:val="4D4D4F"/>
          <w:sz w:val="20"/>
          <w:szCs w:val="20"/>
          <w:lang w:eastAsia="en-ZA"/>
        </w:rPr>
        <w:t>FREE DELIVERY</w:t>
      </w:r>
    </w:p>
    <w:p w:rsidR="006F4CE5" w:rsidRPr="006F4CE5" w:rsidRDefault="006F4CE5" w:rsidP="006F4CE5">
      <w:pPr>
        <w:shd w:val="clear" w:color="auto" w:fill="FFFFFF"/>
        <w:spacing w:after="0" w:line="270" w:lineRule="atLeast"/>
        <w:rPr>
          <w:rFonts w:ascii="Helvetica" w:eastAsia="Times New Roman" w:hAnsi="Helvetica" w:cs="Helvetica"/>
          <w:color w:val="4D4D4F"/>
          <w:sz w:val="20"/>
          <w:szCs w:val="20"/>
          <w:lang w:eastAsia="en-ZA"/>
        </w:rPr>
      </w:pPr>
      <w:r w:rsidRPr="006F4CE5">
        <w:rPr>
          <w:rFonts w:ascii="Helvetica" w:eastAsia="Times New Roman" w:hAnsi="Helvetica" w:cs="Helvetica"/>
          <w:color w:val="4D4D4F"/>
          <w:sz w:val="20"/>
          <w:szCs w:val="20"/>
          <w:lang w:eastAsia="en-ZA"/>
        </w:rPr>
        <w:t>eB103</w:t>
      </w:r>
      <w:proofErr w:type="gramStart"/>
      <w:r w:rsidRPr="006F4CE5">
        <w:rPr>
          <w:rFonts w:ascii="Helvetica" w:eastAsia="Times New Roman" w:hAnsi="Helvetica" w:cs="Helvetica"/>
          <w:color w:val="4D4D4F"/>
          <w:sz w:val="20"/>
          <w:szCs w:val="20"/>
          <w:lang w:eastAsia="en-ZA"/>
        </w:rPr>
        <w:t>,790</w:t>
      </w:r>
      <w:proofErr w:type="gramEnd"/>
    </w:p>
    <w:p w:rsidR="006F4CE5" w:rsidRPr="006F4CE5" w:rsidRDefault="006F4CE5" w:rsidP="006F4CE5">
      <w:pPr>
        <w:shd w:val="clear" w:color="auto" w:fill="FFFFFF"/>
        <w:spacing w:after="0" w:line="270" w:lineRule="atLeast"/>
        <w:rPr>
          <w:rFonts w:ascii="Helvetica" w:eastAsia="Times New Roman" w:hAnsi="Helvetica" w:cs="Helvetica"/>
          <w:color w:val="4D4D4F"/>
          <w:sz w:val="20"/>
          <w:szCs w:val="20"/>
          <w:lang w:eastAsia="en-ZA"/>
        </w:rPr>
      </w:pPr>
      <w:r w:rsidRPr="006F4CE5">
        <w:rPr>
          <w:rFonts w:ascii="Helvetica" w:eastAsia="Times New Roman" w:hAnsi="Helvetica" w:cs="Helvetica"/>
          <w:color w:val="4D4D4F"/>
          <w:sz w:val="20"/>
          <w:szCs w:val="20"/>
          <w:lang w:eastAsia="en-ZA"/>
        </w:rPr>
        <w:t>Discovery Miles 103,790</w:t>
      </w:r>
    </w:p>
    <w:p w:rsidR="006F4CE5" w:rsidRPr="006F4CE5" w:rsidRDefault="006F4CE5" w:rsidP="006F4CE5">
      <w:pPr>
        <w:shd w:val="clear" w:color="auto" w:fill="FFFFFF"/>
        <w:spacing w:after="0" w:line="270" w:lineRule="atLeast"/>
        <w:rPr>
          <w:rFonts w:ascii="Helvetica" w:eastAsia="Times New Roman" w:hAnsi="Helvetica" w:cs="Helvetica"/>
          <w:color w:val="4D4D4F"/>
          <w:sz w:val="20"/>
          <w:szCs w:val="20"/>
          <w:lang w:eastAsia="en-ZA"/>
        </w:rPr>
      </w:pPr>
      <w:r w:rsidRPr="006F4CE5">
        <w:rPr>
          <w:rFonts w:ascii="Helvetica" w:eastAsia="Times New Roman" w:hAnsi="Helvetica" w:cs="Helvetica"/>
          <w:color w:val="4D4D4F"/>
          <w:sz w:val="20"/>
          <w:szCs w:val="20"/>
          <w:lang w:eastAsia="en-ZA"/>
        </w:rPr>
        <w:t>On Credit: R707 / month</w:t>
      </w:r>
    </w:p>
    <w:p w:rsidR="006F4CE5" w:rsidRPr="006F4CE5" w:rsidRDefault="006F4CE5" w:rsidP="006F4CE5">
      <w:pPr>
        <w:spacing w:after="0" w:line="240" w:lineRule="auto"/>
        <w:rPr>
          <w:rFonts w:ascii="Helvetica" w:eastAsia="Times New Roman" w:hAnsi="Helvetica" w:cs="Helvetica"/>
          <w:color w:val="0A0A0A"/>
          <w:sz w:val="20"/>
          <w:szCs w:val="20"/>
          <w:lang w:eastAsia="en-ZA"/>
        </w:rPr>
      </w:pPr>
      <w:r w:rsidRPr="006F4CE5">
        <w:rPr>
          <w:rFonts w:ascii="Helvetica" w:eastAsia="Times New Roman" w:hAnsi="Helvetica" w:cs="Helvetica"/>
          <w:color w:val="4D4D4F"/>
          <w:sz w:val="20"/>
          <w:szCs w:val="20"/>
          <w:lang w:eastAsia="en-ZA"/>
        </w:rPr>
        <w:t>Add to List</w:t>
      </w:r>
    </w:p>
    <w:p w:rsidR="006F4CE5" w:rsidRPr="006F4CE5" w:rsidRDefault="006F4CE5" w:rsidP="006F4CE5">
      <w:pPr>
        <w:shd w:val="clear" w:color="auto" w:fill="FFFFFF"/>
        <w:spacing w:after="0" w:line="240" w:lineRule="auto"/>
        <w:rPr>
          <w:rFonts w:ascii="Helvetica" w:eastAsia="Times New Roman" w:hAnsi="Helvetica" w:cs="Helvetica"/>
          <w:color w:val="0A0A0A"/>
          <w:sz w:val="20"/>
          <w:szCs w:val="20"/>
          <w:lang w:eastAsia="en-ZA"/>
        </w:rPr>
      </w:pPr>
      <w:r w:rsidRPr="006F4CE5">
        <w:rPr>
          <w:rFonts w:ascii="Helvetica" w:eastAsia="Times New Roman" w:hAnsi="Helvetica" w:cs="Helvetica"/>
          <w:color w:val="0A0A0A"/>
          <w:sz w:val="20"/>
          <w:szCs w:val="20"/>
          <w:lang w:eastAsia="en-ZA"/>
        </w:rPr>
        <w:t> Add to Cart</w:t>
      </w:r>
    </w:p>
    <w:p w:rsidR="006F4CE5" w:rsidRPr="006F4CE5" w:rsidRDefault="006F4CE5" w:rsidP="006F4CE5">
      <w:pPr>
        <w:shd w:val="clear" w:color="auto" w:fill="FFFFFF"/>
        <w:spacing w:after="0" w:line="240" w:lineRule="auto"/>
        <w:rPr>
          <w:rFonts w:ascii="Helvetica" w:eastAsia="Times New Roman" w:hAnsi="Helvetica" w:cs="Helvetica"/>
          <w:color w:val="0A0A0A"/>
          <w:sz w:val="20"/>
          <w:szCs w:val="20"/>
          <w:lang w:eastAsia="en-ZA"/>
        </w:rPr>
      </w:pPr>
      <w:r w:rsidRPr="006F4CE5">
        <w:rPr>
          <w:rFonts w:ascii="Helvetica" w:eastAsia="Times New Roman" w:hAnsi="Helvetica" w:cs="Helvetica"/>
          <w:b/>
          <w:bCs/>
          <w:color w:val="000000"/>
          <w:sz w:val="20"/>
          <w:szCs w:val="20"/>
          <w:lang w:eastAsia="en-ZA"/>
        </w:rPr>
        <w:t>In stock</w:t>
      </w:r>
    </w:p>
    <w:p w:rsidR="006F4CE5" w:rsidRPr="006F4CE5" w:rsidRDefault="006F4CE5" w:rsidP="006F4CE5">
      <w:pPr>
        <w:shd w:val="clear" w:color="auto" w:fill="EAEAEA"/>
        <w:spacing w:after="0" w:line="150" w:lineRule="atLeast"/>
        <w:rPr>
          <w:rFonts w:ascii="Helvetica" w:eastAsia="Times New Roman" w:hAnsi="Helvetica" w:cs="Helvetica"/>
          <w:b/>
          <w:bCs/>
          <w:color w:val="4D4D4F"/>
          <w:sz w:val="20"/>
          <w:szCs w:val="20"/>
          <w:lang w:eastAsia="en-ZA"/>
        </w:rPr>
      </w:pPr>
      <w:r w:rsidRPr="006F4CE5">
        <w:rPr>
          <w:rFonts w:ascii="Helvetica" w:eastAsia="Times New Roman" w:hAnsi="Helvetica" w:cs="Helvetica"/>
          <w:b/>
          <w:bCs/>
          <w:color w:val="4D4D4F"/>
          <w:sz w:val="20"/>
          <w:szCs w:val="20"/>
          <w:lang w:eastAsia="en-ZA"/>
        </w:rPr>
        <w:t>JHB</w:t>
      </w:r>
    </w:p>
    <w:p w:rsidR="006F4CE5" w:rsidRPr="006F4CE5" w:rsidRDefault="006F4CE5" w:rsidP="006F4CE5">
      <w:pPr>
        <w:shd w:val="clear" w:color="auto" w:fill="EAEAEA"/>
        <w:spacing w:after="0" w:line="150" w:lineRule="atLeast"/>
        <w:rPr>
          <w:rFonts w:ascii="Helvetica" w:eastAsia="Times New Roman" w:hAnsi="Helvetica" w:cs="Helvetica"/>
          <w:b/>
          <w:bCs/>
          <w:color w:val="4D4D4F"/>
          <w:sz w:val="20"/>
          <w:szCs w:val="20"/>
          <w:lang w:eastAsia="en-ZA"/>
        </w:rPr>
      </w:pPr>
      <w:r w:rsidRPr="006F4CE5">
        <w:rPr>
          <w:rFonts w:ascii="Helvetica" w:eastAsia="Times New Roman" w:hAnsi="Helvetica" w:cs="Helvetica"/>
          <w:b/>
          <w:bCs/>
          <w:color w:val="4D4D4F"/>
          <w:sz w:val="20"/>
          <w:szCs w:val="20"/>
          <w:lang w:eastAsia="en-ZA"/>
        </w:rPr>
        <w:t>CPT</w:t>
      </w:r>
    </w:p>
    <w:p w:rsidR="006F4CE5" w:rsidRDefault="006F4CE5" w:rsidP="006F4CE5">
      <w:pPr>
        <w:spacing w:after="0" w:line="240" w:lineRule="atLeast"/>
        <w:rPr>
          <w:rFonts w:ascii="Helvetica" w:eastAsia="Times New Roman" w:hAnsi="Helvetica" w:cs="Helvetica"/>
          <w:color w:val="0B79BF"/>
          <w:sz w:val="20"/>
          <w:szCs w:val="20"/>
          <w:lang w:eastAsia="en-ZA"/>
        </w:rPr>
      </w:pPr>
      <w:r w:rsidRPr="006F4CE5">
        <w:rPr>
          <w:rFonts w:ascii="Helvetica" w:eastAsia="Times New Roman" w:hAnsi="Helvetica" w:cs="Helvetica"/>
          <w:color w:val="0B79BF"/>
          <w:sz w:val="20"/>
          <w:szCs w:val="20"/>
          <w:lang w:eastAsia="en-ZA"/>
        </w:rPr>
        <w:t>When do I get it?</w:t>
      </w:r>
    </w:p>
    <w:p w:rsidR="006F4CE5" w:rsidRDefault="006F4CE5" w:rsidP="006F4CE5">
      <w:pPr>
        <w:spacing w:after="0" w:line="240" w:lineRule="atLeast"/>
        <w:rPr>
          <w:rFonts w:ascii="Helvetica" w:eastAsia="Times New Roman" w:hAnsi="Helvetica" w:cs="Helvetica"/>
          <w:color w:val="0B79BF"/>
          <w:sz w:val="20"/>
          <w:szCs w:val="20"/>
          <w:lang w:eastAsia="en-ZA"/>
        </w:rPr>
      </w:pPr>
    </w:p>
    <w:p w:rsidR="006F4CE5" w:rsidRPr="006F4CE5" w:rsidRDefault="006F4CE5" w:rsidP="006F4CE5">
      <w:pPr>
        <w:spacing w:after="0" w:line="240" w:lineRule="atLeast"/>
        <w:rPr>
          <w:rFonts w:ascii="Helvetica" w:eastAsia="Times New Roman" w:hAnsi="Helvetica" w:cs="Helvetica"/>
          <w:color w:val="0B79BF"/>
          <w:sz w:val="20"/>
          <w:szCs w:val="20"/>
          <w:lang w:eastAsia="en-ZA"/>
        </w:rPr>
      </w:pPr>
    </w:p>
    <w:p w:rsidR="006F4CE5" w:rsidRPr="006F4CE5" w:rsidRDefault="006F4CE5" w:rsidP="006F4CE5">
      <w:pPr>
        <w:shd w:val="clear" w:color="auto" w:fill="FFFFFF"/>
        <w:spacing w:after="0" w:line="300" w:lineRule="atLeast"/>
        <w:rPr>
          <w:rFonts w:ascii="Arial" w:eastAsia="Times New Roman" w:hAnsi="Arial" w:cs="Arial"/>
          <w:color w:val="6B6B6B"/>
          <w:sz w:val="21"/>
          <w:szCs w:val="21"/>
          <w:lang w:eastAsia="en-ZA"/>
        </w:rPr>
      </w:pPr>
      <w:r w:rsidRPr="006F4CE5">
        <w:rPr>
          <w:rFonts w:ascii="Arial" w:eastAsia="Times New Roman" w:hAnsi="Arial" w:cs="Arial"/>
          <w:color w:val="6B6B6B"/>
          <w:sz w:val="21"/>
          <w:szCs w:val="21"/>
          <w:lang w:eastAsia="en-ZA"/>
        </w:rPr>
        <w:t>XBOOM 3500 Watts</w:t>
      </w:r>
    </w:p>
    <w:p w:rsidR="006F4CE5" w:rsidRPr="006F4CE5" w:rsidRDefault="006F4CE5" w:rsidP="006F4CE5">
      <w:pPr>
        <w:shd w:val="clear" w:color="auto" w:fill="FFFFFF"/>
        <w:spacing w:after="0" w:line="420" w:lineRule="atLeast"/>
        <w:rPr>
          <w:rFonts w:ascii="Arial" w:eastAsia="Times New Roman" w:hAnsi="Arial" w:cs="Arial"/>
          <w:color w:val="000000"/>
          <w:sz w:val="33"/>
          <w:szCs w:val="33"/>
          <w:lang w:eastAsia="en-ZA"/>
        </w:rPr>
      </w:pPr>
      <w:r w:rsidRPr="006F4CE5">
        <w:rPr>
          <w:rFonts w:ascii="Arial" w:eastAsia="Times New Roman" w:hAnsi="Arial" w:cs="Arial"/>
          <w:color w:val="000000"/>
          <w:sz w:val="33"/>
          <w:szCs w:val="33"/>
          <w:lang w:eastAsia="en-ZA"/>
        </w:rPr>
        <w:t>CL98</w:t>
      </w:r>
    </w:p>
    <w:p w:rsidR="006F4CE5" w:rsidRPr="006F4CE5" w:rsidRDefault="006F4CE5" w:rsidP="006F4CE5">
      <w:pPr>
        <w:numPr>
          <w:ilvl w:val="0"/>
          <w:numId w:val="3"/>
        </w:numPr>
        <w:shd w:val="clear" w:color="auto" w:fill="FFFFFF"/>
        <w:spacing w:before="120" w:after="0" w:line="300" w:lineRule="atLeast"/>
        <w:ind w:left="0"/>
        <w:rPr>
          <w:rFonts w:ascii="Arial" w:eastAsia="Times New Roman" w:hAnsi="Arial" w:cs="Arial"/>
          <w:color w:val="333333"/>
          <w:sz w:val="21"/>
          <w:szCs w:val="21"/>
          <w:lang w:eastAsia="en-ZA"/>
        </w:rPr>
      </w:pPr>
      <w:r w:rsidRPr="006F4CE5">
        <w:rPr>
          <w:rFonts w:ascii="Arial" w:eastAsia="Times New Roman" w:hAnsi="Arial" w:cs="Arial"/>
          <w:color w:val="333333"/>
          <w:sz w:val="21"/>
          <w:szCs w:val="21"/>
          <w:lang w:eastAsia="en-ZA"/>
        </w:rPr>
        <w:t>3500 Watts</w:t>
      </w:r>
    </w:p>
    <w:p w:rsidR="006F4CE5" w:rsidRPr="006F4CE5" w:rsidRDefault="006F4CE5" w:rsidP="006F4CE5">
      <w:pPr>
        <w:numPr>
          <w:ilvl w:val="0"/>
          <w:numId w:val="3"/>
        </w:numPr>
        <w:shd w:val="clear" w:color="auto" w:fill="FFFFFF"/>
        <w:spacing w:before="120" w:after="0" w:line="300" w:lineRule="atLeast"/>
        <w:ind w:left="0"/>
        <w:rPr>
          <w:rFonts w:ascii="Arial" w:eastAsia="Times New Roman" w:hAnsi="Arial" w:cs="Arial"/>
          <w:color w:val="333333"/>
          <w:sz w:val="21"/>
          <w:szCs w:val="21"/>
          <w:lang w:eastAsia="en-ZA"/>
        </w:rPr>
      </w:pPr>
      <w:r w:rsidRPr="006F4CE5">
        <w:rPr>
          <w:rFonts w:ascii="Arial" w:eastAsia="Times New Roman" w:hAnsi="Arial" w:cs="Arial"/>
          <w:color w:val="333333"/>
          <w:sz w:val="21"/>
          <w:szCs w:val="21"/>
          <w:lang w:eastAsia="en-ZA"/>
        </w:rPr>
        <w:t xml:space="preserve">Multi </w:t>
      </w:r>
      <w:proofErr w:type="spellStart"/>
      <w:r w:rsidRPr="006F4CE5">
        <w:rPr>
          <w:rFonts w:ascii="Arial" w:eastAsia="Times New Roman" w:hAnsi="Arial" w:cs="Arial"/>
          <w:color w:val="333333"/>
          <w:sz w:val="21"/>
          <w:szCs w:val="21"/>
          <w:lang w:eastAsia="en-ZA"/>
        </w:rPr>
        <w:t>Color</w:t>
      </w:r>
      <w:proofErr w:type="spellEnd"/>
      <w:r w:rsidRPr="006F4CE5">
        <w:rPr>
          <w:rFonts w:ascii="Arial" w:eastAsia="Times New Roman" w:hAnsi="Arial" w:cs="Arial"/>
          <w:color w:val="333333"/>
          <w:sz w:val="21"/>
          <w:szCs w:val="21"/>
          <w:lang w:eastAsia="en-ZA"/>
        </w:rPr>
        <w:t xml:space="preserve"> Lighting</w:t>
      </w:r>
    </w:p>
    <w:p w:rsidR="006F4CE5" w:rsidRPr="006F4CE5" w:rsidRDefault="006F4CE5" w:rsidP="006F4CE5">
      <w:pPr>
        <w:numPr>
          <w:ilvl w:val="0"/>
          <w:numId w:val="3"/>
        </w:numPr>
        <w:shd w:val="clear" w:color="auto" w:fill="FFFFFF"/>
        <w:spacing w:before="120" w:after="0" w:line="300" w:lineRule="atLeast"/>
        <w:ind w:left="0"/>
        <w:rPr>
          <w:rFonts w:ascii="Arial" w:eastAsia="Times New Roman" w:hAnsi="Arial" w:cs="Arial"/>
          <w:color w:val="333333"/>
          <w:sz w:val="21"/>
          <w:szCs w:val="21"/>
          <w:lang w:eastAsia="en-ZA"/>
        </w:rPr>
      </w:pPr>
      <w:r w:rsidRPr="006F4CE5">
        <w:rPr>
          <w:rFonts w:ascii="Arial" w:eastAsia="Times New Roman" w:hAnsi="Arial" w:cs="Arial"/>
          <w:color w:val="333333"/>
          <w:sz w:val="21"/>
          <w:szCs w:val="21"/>
          <w:lang w:eastAsia="en-ZA"/>
        </w:rPr>
        <w:t>Party Accelerator</w:t>
      </w:r>
    </w:p>
    <w:p w:rsidR="006F4CE5" w:rsidRPr="006F4CE5" w:rsidRDefault="006F4CE5" w:rsidP="006F4CE5">
      <w:pPr>
        <w:numPr>
          <w:ilvl w:val="0"/>
          <w:numId w:val="3"/>
        </w:numPr>
        <w:shd w:val="clear" w:color="auto" w:fill="FFFFFF"/>
        <w:spacing w:before="120" w:after="0" w:line="300" w:lineRule="atLeast"/>
        <w:ind w:left="0"/>
        <w:rPr>
          <w:rFonts w:ascii="Arial" w:eastAsia="Times New Roman" w:hAnsi="Arial" w:cs="Arial"/>
          <w:color w:val="333333"/>
          <w:sz w:val="21"/>
          <w:szCs w:val="21"/>
          <w:lang w:eastAsia="en-ZA"/>
        </w:rPr>
      </w:pPr>
      <w:r w:rsidRPr="006F4CE5">
        <w:rPr>
          <w:rFonts w:ascii="Arial" w:eastAsia="Times New Roman" w:hAnsi="Arial" w:cs="Arial"/>
          <w:color w:val="333333"/>
          <w:sz w:val="21"/>
          <w:szCs w:val="21"/>
          <w:lang w:eastAsia="en-ZA"/>
        </w:rPr>
        <w:t>Karaoke Star</w:t>
      </w:r>
    </w:p>
    <w:p w:rsidR="006F4CE5" w:rsidRPr="006F4CE5" w:rsidRDefault="006F4CE5" w:rsidP="006F4CE5">
      <w:pPr>
        <w:numPr>
          <w:ilvl w:val="0"/>
          <w:numId w:val="3"/>
        </w:numPr>
        <w:shd w:val="clear" w:color="auto" w:fill="FFFFFF"/>
        <w:spacing w:before="120" w:after="0" w:line="300" w:lineRule="atLeast"/>
        <w:ind w:left="0"/>
        <w:rPr>
          <w:rFonts w:ascii="Arial" w:eastAsia="Times New Roman" w:hAnsi="Arial" w:cs="Arial"/>
          <w:color w:val="333333"/>
          <w:sz w:val="21"/>
          <w:szCs w:val="21"/>
          <w:lang w:eastAsia="en-ZA"/>
        </w:rPr>
      </w:pPr>
      <w:r w:rsidRPr="006F4CE5">
        <w:rPr>
          <w:rFonts w:ascii="Arial" w:eastAsia="Times New Roman" w:hAnsi="Arial" w:cs="Arial"/>
          <w:color w:val="333333"/>
          <w:sz w:val="21"/>
          <w:szCs w:val="21"/>
          <w:lang w:eastAsia="en-ZA"/>
        </w:rPr>
        <w:t>DJ App</w:t>
      </w:r>
    </w:p>
    <w:p w:rsidR="006F4CE5" w:rsidRPr="006F4CE5" w:rsidRDefault="006F4CE5" w:rsidP="006F4CE5">
      <w:pPr>
        <w:numPr>
          <w:ilvl w:val="0"/>
          <w:numId w:val="3"/>
        </w:numPr>
        <w:shd w:val="clear" w:color="auto" w:fill="FFFFFF"/>
        <w:spacing w:before="120" w:after="0" w:line="300" w:lineRule="atLeast"/>
        <w:ind w:left="0"/>
        <w:rPr>
          <w:rFonts w:ascii="Arial" w:eastAsia="Times New Roman" w:hAnsi="Arial" w:cs="Arial"/>
          <w:color w:val="333333"/>
          <w:sz w:val="21"/>
          <w:szCs w:val="21"/>
          <w:lang w:eastAsia="en-ZA"/>
        </w:rPr>
      </w:pPr>
      <w:r w:rsidRPr="006F4CE5">
        <w:rPr>
          <w:rFonts w:ascii="Arial" w:eastAsia="Times New Roman" w:hAnsi="Arial" w:cs="Arial"/>
          <w:color w:val="333333"/>
          <w:sz w:val="21"/>
          <w:szCs w:val="21"/>
          <w:lang w:eastAsia="en-ZA"/>
        </w:rPr>
        <w:t>Wireless Party Link</w:t>
      </w:r>
    </w:p>
    <w:p w:rsidR="006F4CE5" w:rsidRDefault="006F4CE5"/>
    <w:p w:rsidR="00C650FD" w:rsidRPr="00C650FD" w:rsidRDefault="00C650FD" w:rsidP="00C650FD">
      <w:pPr>
        <w:pStyle w:val="ListParagraph"/>
        <w:numPr>
          <w:ilvl w:val="0"/>
          <w:numId w:val="2"/>
        </w:numPr>
        <w:shd w:val="clear" w:color="auto" w:fill="FFFFFF"/>
        <w:spacing w:after="100" w:afterAutospacing="1" w:line="465" w:lineRule="atLeast"/>
        <w:outlineLvl w:val="1"/>
        <w:rPr>
          <w:rFonts w:ascii="Arial" w:eastAsia="Times New Roman" w:hAnsi="Arial" w:cs="Arial"/>
          <w:color w:val="252525"/>
          <w:sz w:val="48"/>
          <w:szCs w:val="48"/>
          <w:lang w:eastAsia="en-ZA"/>
        </w:rPr>
      </w:pPr>
      <w:r w:rsidRPr="00C650FD">
        <w:rPr>
          <w:rFonts w:ascii="Arial" w:eastAsia="Times New Roman" w:hAnsi="Arial" w:cs="Arial"/>
          <w:color w:val="252525"/>
          <w:sz w:val="48"/>
          <w:szCs w:val="48"/>
          <w:lang w:eastAsia="en-ZA"/>
        </w:rPr>
        <w:t>Canon 2000D Double DC Kit (2728C036)</w:t>
      </w:r>
    </w:p>
    <w:p w:rsidR="00C650FD" w:rsidRPr="00C650FD" w:rsidRDefault="00C650FD" w:rsidP="00C650FD">
      <w:pPr>
        <w:shd w:val="clear" w:color="auto" w:fill="FFFFFF"/>
        <w:spacing w:after="100" w:afterAutospacing="1" w:line="240" w:lineRule="auto"/>
        <w:outlineLvl w:val="2"/>
        <w:rPr>
          <w:rFonts w:ascii="Arial" w:eastAsia="Times New Roman" w:hAnsi="Arial" w:cs="Arial"/>
          <w:color w:val="252525"/>
          <w:sz w:val="39"/>
          <w:szCs w:val="39"/>
          <w:lang w:eastAsia="en-ZA"/>
        </w:rPr>
      </w:pPr>
      <w:r w:rsidRPr="00C650FD">
        <w:rPr>
          <w:rFonts w:ascii="Arial" w:eastAsia="Times New Roman" w:hAnsi="Arial" w:cs="Arial"/>
          <w:color w:val="252525"/>
          <w:sz w:val="39"/>
          <w:szCs w:val="39"/>
          <w:lang w:eastAsia="en-ZA"/>
        </w:rPr>
        <w:t>Features and Specifications</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Features on camera:</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- 24.1 megapixel APS-C sensor</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 xml:space="preserve">- </w:t>
      </w:r>
      <w:proofErr w:type="spellStart"/>
      <w:r>
        <w:rPr>
          <w:rFonts w:ascii="Arial" w:hAnsi="Arial" w:cs="Arial"/>
          <w:color w:val="252525"/>
          <w:sz w:val="21"/>
          <w:szCs w:val="21"/>
        </w:rPr>
        <w:t>Digic</w:t>
      </w:r>
      <w:proofErr w:type="spellEnd"/>
      <w:r>
        <w:rPr>
          <w:rFonts w:ascii="Arial" w:hAnsi="Arial" w:cs="Arial"/>
          <w:color w:val="252525"/>
          <w:sz w:val="21"/>
          <w:szCs w:val="21"/>
        </w:rPr>
        <w:t xml:space="preserve"> 4+ Image Processor</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- 3.0" TFT LCD Monitor</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lastRenderedPageBreak/>
        <w:t>- Full HD 1080p video recording</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- 9 Point autofocus</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 Scene Intelligent Auto</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 Creative filters</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 In-camera feature guide</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 Connectivity: Wi-Fi / NFC</w:t>
      </w:r>
    </w:p>
    <w:p w:rsidR="00C650FD" w:rsidRDefault="00C650FD" w:rsidP="00C650FD">
      <w:pPr>
        <w:pStyle w:val="NormalWeb"/>
        <w:shd w:val="clear" w:color="auto" w:fill="FFFFFF"/>
        <w:spacing w:before="0" w:beforeAutospacing="0" w:line="300" w:lineRule="atLeast"/>
        <w:rPr>
          <w:rFonts w:ascii="Arial" w:hAnsi="Arial" w:cs="Arial"/>
          <w:color w:val="252525"/>
          <w:sz w:val="21"/>
          <w:szCs w:val="21"/>
        </w:rPr>
      </w:pPr>
      <w:r>
        <w:rPr>
          <w:rFonts w:ascii="Arial" w:hAnsi="Arial" w:cs="Arial"/>
          <w:color w:val="252525"/>
          <w:sz w:val="21"/>
          <w:szCs w:val="21"/>
        </w:rPr>
        <w:t>- Photo companion app</w:t>
      </w:r>
    </w:p>
    <w:p w:rsidR="00C650FD" w:rsidRDefault="00C650FD" w:rsidP="00C650FD">
      <w:pPr>
        <w:rPr>
          <w:rFonts w:ascii="Arial" w:hAnsi="Arial" w:cs="Arial"/>
          <w:color w:val="252525"/>
          <w:sz w:val="21"/>
          <w:szCs w:val="21"/>
          <w:shd w:val="clear" w:color="auto" w:fill="FFFFFF"/>
        </w:rPr>
      </w:pPr>
      <w:r>
        <w:rPr>
          <w:rFonts w:ascii="Arial" w:hAnsi="Arial" w:cs="Arial"/>
          <w:color w:val="252525"/>
          <w:sz w:val="21"/>
          <w:szCs w:val="21"/>
          <w:shd w:val="clear" w:color="auto" w:fill="FFFFFF"/>
        </w:rPr>
        <w:t>Easily tell superb stories with detailed photos and cinematic Full HD movies full of colour, even in difficult light, using the 24.1 Megapixel EOS 2000D. Share instantly and shoot remotely with Wi-Fi and Canon Camera Connect app.</w:t>
      </w:r>
    </w:p>
    <w:p w:rsidR="00310582" w:rsidRPr="00237CA7" w:rsidRDefault="00310582" w:rsidP="00237CA7">
      <w:pPr>
        <w:pStyle w:val="ListParagraph"/>
        <w:numPr>
          <w:ilvl w:val="0"/>
          <w:numId w:val="2"/>
        </w:numPr>
        <w:spacing w:after="0" w:line="480" w:lineRule="atLeast"/>
        <w:outlineLvl w:val="0"/>
        <w:rPr>
          <w:rFonts w:ascii="Segoe UI" w:eastAsia="Times New Roman" w:hAnsi="Segoe UI" w:cs="Segoe UI"/>
          <w:color w:val="212121"/>
          <w:kern w:val="36"/>
          <w:sz w:val="48"/>
          <w:szCs w:val="48"/>
          <w:lang w:eastAsia="en-ZA"/>
        </w:rPr>
      </w:pPr>
      <w:proofErr w:type="spellStart"/>
      <w:r w:rsidRPr="00237CA7">
        <w:rPr>
          <w:rFonts w:ascii="Segoe UI" w:eastAsia="Times New Roman" w:hAnsi="Segoe UI" w:cs="Segoe UI"/>
          <w:color w:val="212121"/>
          <w:kern w:val="36"/>
          <w:sz w:val="48"/>
          <w:szCs w:val="48"/>
          <w:lang w:eastAsia="en-ZA"/>
        </w:rPr>
        <w:t>Hisense</w:t>
      </w:r>
      <w:proofErr w:type="spellEnd"/>
      <w:r w:rsidRPr="00237CA7">
        <w:rPr>
          <w:rFonts w:ascii="Segoe UI" w:eastAsia="Times New Roman" w:hAnsi="Segoe UI" w:cs="Segoe UI"/>
          <w:color w:val="212121"/>
          <w:kern w:val="36"/>
          <w:sz w:val="48"/>
          <w:szCs w:val="48"/>
          <w:lang w:eastAsia="en-ZA"/>
        </w:rPr>
        <w:t xml:space="preserve"> 392lt Four Door Water Dispenser Fridge, Metallic H5</w:t>
      </w:r>
    </w:p>
    <w:p w:rsidR="00310582" w:rsidRPr="00310582" w:rsidRDefault="00310582" w:rsidP="00310582">
      <w:pPr>
        <w:spacing w:after="0" w:line="240" w:lineRule="atLeast"/>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Product Code: 000000000010117099</w:t>
      </w:r>
    </w:p>
    <w:p w:rsidR="00310582" w:rsidRPr="00310582" w:rsidRDefault="00310582" w:rsidP="00310582">
      <w:pPr>
        <w:spacing w:after="0" w:line="240" w:lineRule="auto"/>
        <w:rPr>
          <w:rFonts w:ascii="Segoe UI" w:eastAsia="Times New Roman" w:hAnsi="Segoe UI" w:cs="Segoe UI"/>
          <w:color w:val="212121"/>
          <w:sz w:val="21"/>
          <w:szCs w:val="21"/>
          <w:lang w:eastAsia="en-ZA"/>
        </w:rPr>
      </w:pPr>
      <w:r w:rsidRPr="00310582">
        <w:rPr>
          <w:rFonts w:ascii="Segoe UI" w:eastAsia="Times New Roman" w:hAnsi="Segoe UI" w:cs="Segoe UI"/>
          <w:b/>
          <w:bCs/>
          <w:color w:val="FF6A14"/>
          <w:sz w:val="21"/>
          <w:szCs w:val="21"/>
          <w:lang w:eastAsia="en-ZA"/>
        </w:rPr>
        <w:t>R12</w:t>
      </w:r>
      <w:proofErr w:type="gramStart"/>
      <w:r w:rsidRPr="00310582">
        <w:rPr>
          <w:rFonts w:ascii="Segoe UI" w:eastAsia="Times New Roman" w:hAnsi="Segoe UI" w:cs="Segoe UI"/>
          <w:b/>
          <w:bCs/>
          <w:color w:val="FF6A14"/>
          <w:sz w:val="21"/>
          <w:szCs w:val="21"/>
          <w:lang w:eastAsia="en-ZA"/>
        </w:rPr>
        <w:t>,499</w:t>
      </w:r>
      <w:proofErr w:type="gramEnd"/>
    </w:p>
    <w:p w:rsidR="00310582" w:rsidRPr="00310582" w:rsidRDefault="00310582" w:rsidP="00310582">
      <w:pPr>
        <w:spacing w:after="0" w:line="240" w:lineRule="atLeast"/>
        <w:textAlignment w:val="top"/>
        <w:rPr>
          <w:rFonts w:ascii="Segoe UI" w:eastAsia="Times New Roman" w:hAnsi="Segoe UI" w:cs="Segoe UI"/>
          <w:color w:val="E0E0E0"/>
          <w:sz w:val="21"/>
          <w:szCs w:val="21"/>
          <w:lang w:eastAsia="en-ZA"/>
        </w:rPr>
      </w:pPr>
      <w:r w:rsidRPr="00310582">
        <w:rPr>
          <w:rFonts w:ascii="Segoe UI" w:eastAsia="Times New Roman" w:hAnsi="Segoe UI" w:cs="Segoe UI"/>
          <w:color w:val="E0E0E0"/>
          <w:sz w:val="21"/>
          <w:szCs w:val="21"/>
          <w:lang w:eastAsia="en-ZA"/>
        </w:rPr>
        <w:t>    </w:t>
      </w:r>
    </w:p>
    <w:p w:rsidR="00310582" w:rsidRPr="00310582" w:rsidRDefault="00310582" w:rsidP="00310582">
      <w:pPr>
        <w:spacing w:after="0" w:line="240" w:lineRule="atLeast"/>
        <w:rPr>
          <w:rFonts w:ascii="Segoe UI" w:eastAsia="Times New Roman" w:hAnsi="Segoe UI" w:cs="Segoe UI"/>
          <w:color w:val="F44336"/>
          <w:sz w:val="21"/>
          <w:szCs w:val="21"/>
          <w:lang w:eastAsia="en-ZA"/>
        </w:rPr>
      </w:pPr>
      <w:r w:rsidRPr="00310582">
        <w:rPr>
          <w:rFonts w:ascii="Segoe UI" w:eastAsia="Times New Roman" w:hAnsi="Segoe UI" w:cs="Segoe UI"/>
          <w:color w:val="F44336"/>
          <w:sz w:val="21"/>
          <w:szCs w:val="21"/>
          <w:lang w:eastAsia="en-ZA"/>
        </w:rPr>
        <w:t>Sale ends Tuesday, 7 September 2021</w:t>
      </w:r>
    </w:p>
    <w:p w:rsidR="00310582" w:rsidRPr="00310582" w:rsidRDefault="00310582" w:rsidP="00310582">
      <w:pPr>
        <w:spacing w:after="0" w:line="240" w:lineRule="atLeast"/>
        <w:rPr>
          <w:rFonts w:ascii="Segoe UI" w:eastAsia="Times New Roman" w:hAnsi="Segoe UI" w:cs="Segoe UI"/>
          <w:color w:val="757575"/>
          <w:sz w:val="21"/>
          <w:szCs w:val="21"/>
          <w:lang w:eastAsia="en-ZA"/>
        </w:rPr>
      </w:pPr>
      <w:proofErr w:type="spellStart"/>
      <w:r w:rsidRPr="00310582">
        <w:rPr>
          <w:rFonts w:ascii="Segoe UI" w:eastAsia="Times New Roman" w:hAnsi="Segoe UI" w:cs="Segoe UI"/>
          <w:color w:val="757575"/>
          <w:sz w:val="21"/>
          <w:szCs w:val="21"/>
          <w:lang w:eastAsia="en-ZA"/>
        </w:rPr>
        <w:t>Mobicred</w:t>
      </w:r>
      <w:proofErr w:type="spellEnd"/>
      <w:r w:rsidRPr="00310582">
        <w:rPr>
          <w:rFonts w:ascii="Segoe UI" w:eastAsia="Times New Roman" w:hAnsi="Segoe UI" w:cs="Segoe UI"/>
          <w:color w:val="757575"/>
          <w:sz w:val="21"/>
          <w:szCs w:val="21"/>
          <w:lang w:eastAsia="en-ZA"/>
        </w:rPr>
        <w:t>:</w:t>
      </w:r>
    </w:p>
    <w:p w:rsidR="00310582" w:rsidRPr="00310582" w:rsidRDefault="00310582" w:rsidP="00310582">
      <w:pPr>
        <w:spacing w:after="0" w:line="240" w:lineRule="atLeast"/>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 </w:t>
      </w:r>
    </w:p>
    <w:p w:rsidR="00310582" w:rsidRPr="00310582" w:rsidRDefault="00310582" w:rsidP="00310582">
      <w:pPr>
        <w:spacing w:after="0" w:line="240" w:lineRule="atLeast"/>
        <w:rPr>
          <w:rFonts w:ascii="inherit" w:eastAsia="Times New Roman" w:hAnsi="inherit" w:cs="Segoe UI"/>
          <w:b/>
          <w:bCs/>
          <w:color w:val="523178"/>
          <w:sz w:val="21"/>
          <w:szCs w:val="21"/>
          <w:lang w:eastAsia="en-ZA"/>
        </w:rPr>
      </w:pPr>
      <w:r w:rsidRPr="00310582">
        <w:rPr>
          <w:rFonts w:ascii="inherit" w:eastAsia="Times New Roman" w:hAnsi="inherit" w:cs="Segoe UI"/>
          <w:b/>
          <w:bCs/>
          <w:color w:val="523178"/>
          <w:sz w:val="21"/>
          <w:szCs w:val="21"/>
          <w:lang w:eastAsia="en-ZA"/>
        </w:rPr>
        <w:t>R1 143 p/m</w:t>
      </w:r>
    </w:p>
    <w:p w:rsidR="00310582" w:rsidRPr="00310582" w:rsidRDefault="00310582" w:rsidP="00310582">
      <w:pPr>
        <w:spacing w:after="0" w:line="240" w:lineRule="atLeast"/>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 </w:t>
      </w:r>
    </w:p>
    <w:p w:rsidR="00310582" w:rsidRPr="00310582" w:rsidRDefault="00310582" w:rsidP="00310582">
      <w:pPr>
        <w:pBdr>
          <w:bottom w:val="single" w:sz="6" w:space="1" w:color="auto"/>
        </w:pBdr>
        <w:spacing w:after="0" w:line="240" w:lineRule="auto"/>
        <w:jc w:val="center"/>
        <w:rPr>
          <w:rFonts w:ascii="Arial" w:eastAsia="Times New Roman" w:hAnsi="Arial" w:cs="Arial"/>
          <w:vanish/>
          <w:sz w:val="16"/>
          <w:szCs w:val="16"/>
          <w:lang w:eastAsia="en-ZA"/>
        </w:rPr>
      </w:pPr>
      <w:r w:rsidRPr="00310582">
        <w:rPr>
          <w:rFonts w:ascii="Arial" w:eastAsia="Times New Roman" w:hAnsi="Arial" w:cs="Arial"/>
          <w:vanish/>
          <w:sz w:val="16"/>
          <w:szCs w:val="16"/>
          <w:lang w:eastAsia="en-ZA"/>
        </w:rPr>
        <w:t>Top of Form</w:t>
      </w:r>
    </w:p>
    <w:p w:rsidR="00310582" w:rsidRPr="00310582" w:rsidRDefault="00310582" w:rsidP="00310582">
      <w:pPr>
        <w:spacing w:after="0" w:line="240" w:lineRule="auto"/>
        <w:rPr>
          <w:rFonts w:ascii="Segoe UI" w:eastAsia="Times New Roman" w:hAnsi="Segoe UI" w:cs="Segoe UI"/>
          <w:color w:val="212121"/>
          <w:spacing w:val="-74"/>
          <w:sz w:val="21"/>
          <w:szCs w:val="21"/>
          <w:lang w:eastAsia="en-ZA"/>
        </w:rPr>
      </w:pPr>
      <w:proofErr w:type="spellStart"/>
      <w:r w:rsidRPr="00310582">
        <w:rPr>
          <w:rFonts w:ascii="Segoe UI" w:eastAsia="Times New Roman" w:hAnsi="Segoe UI" w:cs="Segoe UI"/>
          <w:color w:val="212121"/>
          <w:spacing w:val="-74"/>
          <w:sz w:val="21"/>
          <w:szCs w:val="21"/>
          <w:lang w:eastAsia="en-ZA"/>
        </w:rPr>
        <w:t>Qty</w:t>
      </w:r>
      <w:proofErr w:type="spellEnd"/>
      <w:r w:rsidRPr="00310582">
        <w:rPr>
          <w:rFonts w:ascii="Segoe UI" w:eastAsia="Times New Roman" w:hAnsi="Segoe UI" w:cs="Segoe UI"/>
          <w:color w:val="212121"/>
          <w:spacing w:val="-74"/>
          <w:sz w:val="21"/>
          <w:szCs w:val="21"/>
          <w:lang w:eastAsia="en-ZA"/>
        </w:rPr>
        <w:t>:</w:t>
      </w:r>
    </w:p>
    <w:p w:rsidR="00310582" w:rsidRPr="00310582" w:rsidRDefault="00310582" w:rsidP="00310582">
      <w:pPr>
        <w:spacing w:line="240" w:lineRule="atLeast"/>
        <w:rPr>
          <w:rFonts w:ascii="Segoe UI" w:eastAsia="Times New Roman" w:hAnsi="Segoe UI" w:cs="Segoe UI"/>
          <w:color w:val="757575"/>
          <w:sz w:val="21"/>
          <w:szCs w:val="21"/>
          <w:lang w:eastAsia="en-ZA"/>
        </w:rPr>
      </w:pPr>
      <w:r w:rsidRPr="00310582">
        <w:rPr>
          <w:rFonts w:ascii="Segoe UI" w:eastAsia="Times New Roman" w:hAnsi="Segoe UI" w:cs="Segoe UI"/>
          <w:color w:val="757575"/>
          <w:sz w:val="21"/>
          <w:szCs w:val="21"/>
          <w:lang w:eastAsia="en-ZA"/>
        </w:rPr>
        <w:t> Delivery in 3 to 6 working days.</w:t>
      </w:r>
    </w:p>
    <w:p w:rsidR="00310582" w:rsidRPr="00310582" w:rsidRDefault="00310582" w:rsidP="00991073">
      <w:pPr>
        <w:spacing w:after="0" w:line="240" w:lineRule="auto"/>
        <w:rPr>
          <w:rFonts w:ascii="Segoe UI" w:eastAsia="Times New Roman" w:hAnsi="Segoe UI" w:cs="Segoe UI"/>
          <w:color w:val="212121"/>
          <w:sz w:val="21"/>
          <w:szCs w:val="21"/>
          <w:lang w:eastAsia="en-ZA"/>
        </w:rPr>
      </w:pPr>
    </w:p>
    <w:p w:rsidR="00310582" w:rsidRPr="00310582" w:rsidRDefault="00310582" w:rsidP="00310582">
      <w:pPr>
        <w:pBdr>
          <w:top w:val="single" w:sz="6" w:space="1" w:color="auto"/>
        </w:pBdr>
        <w:spacing w:after="0" w:line="240" w:lineRule="auto"/>
        <w:jc w:val="center"/>
        <w:rPr>
          <w:rFonts w:ascii="Arial" w:eastAsia="Times New Roman" w:hAnsi="Arial" w:cs="Arial"/>
          <w:vanish/>
          <w:sz w:val="16"/>
          <w:szCs w:val="16"/>
          <w:lang w:eastAsia="en-ZA"/>
        </w:rPr>
      </w:pPr>
      <w:r w:rsidRPr="00310582">
        <w:rPr>
          <w:rFonts w:ascii="Arial" w:eastAsia="Times New Roman" w:hAnsi="Arial" w:cs="Arial"/>
          <w:vanish/>
          <w:sz w:val="16"/>
          <w:szCs w:val="16"/>
          <w:lang w:eastAsia="en-ZA"/>
        </w:rPr>
        <w:t>Bottom of Form</w:t>
      </w:r>
    </w:p>
    <w:p w:rsidR="00310582" w:rsidRPr="00310582" w:rsidRDefault="00310582" w:rsidP="00310582">
      <w:pPr>
        <w:spacing w:line="360" w:lineRule="atLeast"/>
        <w:rPr>
          <w:rFonts w:ascii="Segoe UI" w:eastAsia="Times New Roman" w:hAnsi="Segoe UI" w:cs="Segoe UI"/>
          <w:color w:val="523178"/>
          <w:sz w:val="24"/>
          <w:szCs w:val="24"/>
          <w:lang w:eastAsia="en-ZA"/>
        </w:rPr>
      </w:pPr>
      <w:r w:rsidRPr="00310582">
        <w:rPr>
          <w:rFonts w:ascii="Segoe UI" w:eastAsia="Times New Roman" w:hAnsi="Segoe UI" w:cs="Segoe UI"/>
          <w:color w:val="523178"/>
          <w:sz w:val="24"/>
          <w:szCs w:val="24"/>
          <w:lang w:eastAsia="en-ZA"/>
        </w:rPr>
        <w:t>Key Features:</w:t>
      </w:r>
    </w:p>
    <w:p w:rsidR="00310582" w:rsidRPr="00310582" w:rsidRDefault="00310582" w:rsidP="00310582">
      <w:pPr>
        <w:numPr>
          <w:ilvl w:val="0"/>
          <w:numId w:val="4"/>
        </w:numPr>
        <w:spacing w:after="120" w:line="240" w:lineRule="auto"/>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A+ energy rating</w:t>
      </w:r>
    </w:p>
    <w:p w:rsidR="00310582" w:rsidRPr="00310582" w:rsidRDefault="00310582" w:rsidP="00310582">
      <w:pPr>
        <w:numPr>
          <w:ilvl w:val="0"/>
          <w:numId w:val="4"/>
        </w:numPr>
        <w:spacing w:after="120" w:line="240" w:lineRule="auto"/>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No frost fridge</w:t>
      </w:r>
    </w:p>
    <w:p w:rsidR="00310582" w:rsidRPr="00310582" w:rsidRDefault="00310582" w:rsidP="00310582">
      <w:pPr>
        <w:numPr>
          <w:ilvl w:val="0"/>
          <w:numId w:val="4"/>
        </w:numPr>
        <w:spacing w:after="120" w:line="240" w:lineRule="auto"/>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Humidity adjustable crisper</w:t>
      </w:r>
    </w:p>
    <w:p w:rsidR="00310582" w:rsidRPr="00310582" w:rsidRDefault="00310582" w:rsidP="00310582">
      <w:pPr>
        <w:numPr>
          <w:ilvl w:val="0"/>
          <w:numId w:val="4"/>
        </w:numPr>
        <w:spacing w:after="120" w:line="240" w:lineRule="auto"/>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LED Light</w:t>
      </w:r>
    </w:p>
    <w:p w:rsidR="00310582" w:rsidRPr="00310582" w:rsidRDefault="00310582" w:rsidP="00310582">
      <w:pPr>
        <w:numPr>
          <w:ilvl w:val="0"/>
          <w:numId w:val="4"/>
        </w:numPr>
        <w:spacing w:after="120" w:line="240" w:lineRule="auto"/>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3L water dispenser</w:t>
      </w:r>
    </w:p>
    <w:p w:rsidR="00310582" w:rsidRPr="00310582" w:rsidRDefault="00310582" w:rsidP="00310582">
      <w:pPr>
        <w:numPr>
          <w:ilvl w:val="0"/>
          <w:numId w:val="4"/>
        </w:numPr>
        <w:spacing w:after="120" w:line="240" w:lineRule="auto"/>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392lt net capacity</w:t>
      </w:r>
    </w:p>
    <w:p w:rsidR="00310582" w:rsidRDefault="00310582" w:rsidP="00310582">
      <w:pPr>
        <w:numPr>
          <w:ilvl w:val="0"/>
          <w:numId w:val="4"/>
        </w:numPr>
        <w:spacing w:line="240" w:lineRule="auto"/>
        <w:rPr>
          <w:rFonts w:ascii="Segoe UI" w:eastAsia="Times New Roman" w:hAnsi="Segoe UI" w:cs="Segoe UI"/>
          <w:color w:val="212121"/>
          <w:sz w:val="21"/>
          <w:szCs w:val="21"/>
          <w:lang w:eastAsia="en-ZA"/>
        </w:rPr>
      </w:pPr>
      <w:r w:rsidRPr="00310582">
        <w:rPr>
          <w:rFonts w:ascii="Segoe UI" w:eastAsia="Times New Roman" w:hAnsi="Segoe UI" w:cs="Segoe UI"/>
          <w:color w:val="212121"/>
          <w:sz w:val="21"/>
          <w:szCs w:val="21"/>
          <w:lang w:eastAsia="en-ZA"/>
        </w:rPr>
        <w:t>5 year warranty</w:t>
      </w:r>
    </w:p>
    <w:p w:rsidR="00CA64F2" w:rsidRPr="00CA64F2" w:rsidRDefault="00CA64F2" w:rsidP="00237CA7">
      <w:pPr>
        <w:pStyle w:val="ListParagraph"/>
        <w:numPr>
          <w:ilvl w:val="0"/>
          <w:numId w:val="2"/>
        </w:numPr>
        <w:spacing w:after="0" w:line="480" w:lineRule="atLeast"/>
        <w:outlineLvl w:val="0"/>
        <w:rPr>
          <w:rFonts w:ascii="Segoe UI" w:eastAsia="Times New Roman" w:hAnsi="Segoe UI" w:cs="Segoe UI"/>
          <w:color w:val="212121"/>
          <w:kern w:val="36"/>
          <w:sz w:val="48"/>
          <w:szCs w:val="48"/>
          <w:lang w:eastAsia="en-ZA"/>
        </w:rPr>
      </w:pPr>
      <w:r w:rsidRPr="00CA64F2">
        <w:rPr>
          <w:rFonts w:ascii="Segoe UI" w:eastAsia="Times New Roman" w:hAnsi="Segoe UI" w:cs="Segoe UI"/>
          <w:color w:val="212121"/>
          <w:kern w:val="36"/>
          <w:sz w:val="48"/>
          <w:szCs w:val="48"/>
          <w:lang w:eastAsia="en-ZA"/>
        </w:rPr>
        <w:lastRenderedPageBreak/>
        <w:t>Samsung 70-inch 4K Smart UHD TV (70TU7000)</w:t>
      </w:r>
    </w:p>
    <w:p w:rsidR="00237CA7" w:rsidRPr="00237CA7" w:rsidRDefault="00237CA7" w:rsidP="00237CA7">
      <w:pPr>
        <w:spacing w:after="0" w:line="240" w:lineRule="auto"/>
        <w:rPr>
          <w:rFonts w:ascii="Times New Roman" w:eastAsia="Times New Roman" w:hAnsi="Times New Roman" w:cs="Times New Roman"/>
          <w:sz w:val="24"/>
          <w:szCs w:val="24"/>
          <w:lang w:eastAsia="en-ZA"/>
        </w:rPr>
      </w:pPr>
      <w:r w:rsidRPr="00237CA7">
        <w:rPr>
          <w:rFonts w:ascii="Times New Roman" w:eastAsia="Times New Roman" w:hAnsi="Times New Roman" w:cs="Times New Roman"/>
          <w:b/>
          <w:bCs/>
          <w:color w:val="FF6A14"/>
          <w:sz w:val="24"/>
          <w:szCs w:val="24"/>
          <w:lang w:eastAsia="en-ZA"/>
        </w:rPr>
        <w:t>R14</w:t>
      </w:r>
      <w:proofErr w:type="gramStart"/>
      <w:r w:rsidRPr="00237CA7">
        <w:rPr>
          <w:rFonts w:ascii="Times New Roman" w:eastAsia="Times New Roman" w:hAnsi="Times New Roman" w:cs="Times New Roman"/>
          <w:b/>
          <w:bCs/>
          <w:color w:val="FF6A14"/>
          <w:sz w:val="24"/>
          <w:szCs w:val="24"/>
          <w:lang w:eastAsia="en-ZA"/>
        </w:rPr>
        <w:t>,999</w:t>
      </w:r>
      <w:proofErr w:type="gramEnd"/>
    </w:p>
    <w:p w:rsidR="00237CA7" w:rsidRPr="00237CA7" w:rsidRDefault="00237CA7" w:rsidP="00237CA7">
      <w:pPr>
        <w:spacing w:after="0" w:line="240" w:lineRule="atLeast"/>
        <w:textAlignment w:val="top"/>
        <w:rPr>
          <w:rFonts w:ascii="Times New Roman" w:eastAsia="Times New Roman" w:hAnsi="Times New Roman" w:cs="Times New Roman"/>
          <w:color w:val="E0E0E0"/>
          <w:sz w:val="24"/>
          <w:szCs w:val="24"/>
          <w:lang w:eastAsia="en-ZA"/>
        </w:rPr>
      </w:pPr>
      <w:r w:rsidRPr="00237CA7">
        <w:rPr>
          <w:rFonts w:ascii="Times New Roman" w:eastAsia="Times New Roman" w:hAnsi="Times New Roman" w:cs="Times New Roman"/>
          <w:color w:val="E0E0E0"/>
          <w:sz w:val="24"/>
          <w:szCs w:val="24"/>
          <w:lang w:eastAsia="en-ZA"/>
        </w:rPr>
        <w:t>    </w:t>
      </w:r>
    </w:p>
    <w:p w:rsidR="00237CA7" w:rsidRPr="00237CA7" w:rsidRDefault="00237CA7" w:rsidP="00237CA7">
      <w:pPr>
        <w:spacing w:after="0" w:line="240" w:lineRule="atLeast"/>
        <w:textAlignment w:val="top"/>
        <w:rPr>
          <w:rFonts w:ascii="Times New Roman" w:eastAsia="Times New Roman" w:hAnsi="Times New Roman" w:cs="Times New Roman"/>
          <w:color w:val="FFC658"/>
          <w:sz w:val="24"/>
          <w:szCs w:val="24"/>
          <w:lang w:eastAsia="en-ZA"/>
        </w:rPr>
      </w:pPr>
      <w:r w:rsidRPr="00237CA7">
        <w:rPr>
          <w:rFonts w:ascii="Times New Roman" w:eastAsia="Times New Roman" w:hAnsi="Times New Roman" w:cs="Times New Roman"/>
          <w:color w:val="FFC658"/>
          <w:sz w:val="24"/>
          <w:szCs w:val="24"/>
          <w:lang w:eastAsia="en-ZA"/>
        </w:rPr>
        <w:t>    </w:t>
      </w:r>
      <w:r w:rsidRPr="00237CA7">
        <w:rPr>
          <w:rFonts w:ascii="Times New Roman" w:eastAsia="Times New Roman" w:hAnsi="Times New Roman" w:cs="Times New Roman"/>
          <w:sz w:val="24"/>
          <w:szCs w:val="24"/>
          <w:lang w:eastAsia="en-ZA"/>
        </w:rPr>
        <w:t xml:space="preserve"> </w:t>
      </w:r>
    </w:p>
    <w:p w:rsidR="00237CA7" w:rsidRPr="00237CA7" w:rsidRDefault="00237CA7" w:rsidP="00237CA7">
      <w:pPr>
        <w:spacing w:after="0" w:line="240" w:lineRule="atLeast"/>
        <w:jc w:val="right"/>
        <w:rPr>
          <w:rFonts w:ascii="Times New Roman" w:eastAsia="Times New Roman" w:hAnsi="Times New Roman" w:cs="Times New Roman"/>
          <w:color w:val="00A165"/>
          <w:sz w:val="18"/>
          <w:szCs w:val="18"/>
          <w:lang w:eastAsia="en-ZA"/>
        </w:rPr>
      </w:pPr>
      <w:r w:rsidRPr="00237CA7">
        <w:rPr>
          <w:rFonts w:ascii="Times New Roman" w:eastAsia="Times New Roman" w:hAnsi="Times New Roman" w:cs="Times New Roman"/>
          <w:color w:val="00A165"/>
          <w:sz w:val="18"/>
          <w:szCs w:val="18"/>
          <w:lang w:eastAsia="en-ZA"/>
        </w:rPr>
        <w:t>In stock</w:t>
      </w:r>
    </w:p>
    <w:p w:rsidR="00237CA7" w:rsidRPr="00237CA7" w:rsidRDefault="00237CA7" w:rsidP="00237CA7">
      <w:pPr>
        <w:spacing w:after="0" w:line="240" w:lineRule="atLeast"/>
        <w:rPr>
          <w:rFonts w:ascii="Times New Roman" w:eastAsia="Times New Roman" w:hAnsi="Times New Roman" w:cs="Times New Roman"/>
          <w:color w:val="F44336"/>
          <w:sz w:val="24"/>
          <w:szCs w:val="24"/>
          <w:lang w:eastAsia="en-ZA"/>
        </w:rPr>
      </w:pPr>
      <w:r w:rsidRPr="00237CA7">
        <w:rPr>
          <w:rFonts w:ascii="Times New Roman" w:eastAsia="Times New Roman" w:hAnsi="Times New Roman" w:cs="Times New Roman"/>
          <w:color w:val="F44336"/>
          <w:sz w:val="24"/>
          <w:szCs w:val="24"/>
          <w:lang w:eastAsia="en-ZA"/>
        </w:rPr>
        <w:t>Sale ends Thursday, 30 September 2021</w:t>
      </w:r>
    </w:p>
    <w:p w:rsidR="00237CA7" w:rsidRPr="00237CA7" w:rsidRDefault="00237CA7" w:rsidP="00237CA7">
      <w:pPr>
        <w:spacing w:after="0" w:line="240" w:lineRule="atLeast"/>
        <w:rPr>
          <w:rFonts w:ascii="Segoe UI" w:eastAsia="Times New Roman" w:hAnsi="Segoe UI" w:cs="Segoe UI"/>
          <w:color w:val="757575"/>
          <w:sz w:val="18"/>
          <w:szCs w:val="18"/>
          <w:lang w:eastAsia="en-ZA"/>
        </w:rPr>
      </w:pPr>
      <w:proofErr w:type="spellStart"/>
      <w:r w:rsidRPr="00237CA7">
        <w:rPr>
          <w:rFonts w:ascii="Segoe UI" w:eastAsia="Times New Roman" w:hAnsi="Segoe UI" w:cs="Segoe UI"/>
          <w:color w:val="757575"/>
          <w:sz w:val="18"/>
          <w:szCs w:val="18"/>
          <w:lang w:eastAsia="en-ZA"/>
        </w:rPr>
        <w:t>Mobicred</w:t>
      </w:r>
      <w:proofErr w:type="spellEnd"/>
      <w:r w:rsidRPr="00237CA7">
        <w:rPr>
          <w:rFonts w:ascii="Segoe UI" w:eastAsia="Times New Roman" w:hAnsi="Segoe UI" w:cs="Segoe UI"/>
          <w:color w:val="757575"/>
          <w:sz w:val="18"/>
          <w:szCs w:val="18"/>
          <w:lang w:eastAsia="en-ZA"/>
        </w:rPr>
        <w:t>:</w:t>
      </w:r>
    </w:p>
    <w:p w:rsidR="00237CA7" w:rsidRPr="00237CA7" w:rsidRDefault="00237CA7" w:rsidP="00237CA7">
      <w:pPr>
        <w:spacing w:after="0" w:line="240" w:lineRule="atLeast"/>
        <w:rPr>
          <w:rFonts w:ascii="Times New Roman" w:eastAsia="Times New Roman" w:hAnsi="Times New Roman" w:cs="Times New Roman"/>
          <w:sz w:val="24"/>
          <w:szCs w:val="24"/>
          <w:lang w:eastAsia="en-ZA"/>
        </w:rPr>
      </w:pPr>
      <w:r w:rsidRPr="00237CA7">
        <w:rPr>
          <w:rFonts w:ascii="Segoe UI" w:eastAsia="Times New Roman" w:hAnsi="Segoe UI" w:cs="Segoe UI"/>
          <w:color w:val="212121"/>
          <w:sz w:val="18"/>
          <w:szCs w:val="18"/>
          <w:lang w:eastAsia="en-ZA"/>
        </w:rPr>
        <w:t> </w:t>
      </w:r>
    </w:p>
    <w:p w:rsidR="00237CA7" w:rsidRPr="00237CA7" w:rsidRDefault="00237CA7" w:rsidP="00237CA7">
      <w:pPr>
        <w:spacing w:after="0" w:line="240" w:lineRule="atLeast"/>
        <w:rPr>
          <w:rFonts w:ascii="inherit" w:eastAsia="Times New Roman" w:hAnsi="inherit" w:cs="Times New Roman"/>
          <w:b/>
          <w:bCs/>
          <w:color w:val="523178"/>
          <w:sz w:val="24"/>
          <w:szCs w:val="24"/>
          <w:lang w:eastAsia="en-ZA"/>
        </w:rPr>
      </w:pPr>
      <w:r w:rsidRPr="00237CA7">
        <w:rPr>
          <w:rFonts w:ascii="inherit" w:eastAsia="Times New Roman" w:hAnsi="inherit" w:cs="Times New Roman"/>
          <w:b/>
          <w:bCs/>
          <w:color w:val="523178"/>
          <w:sz w:val="24"/>
          <w:szCs w:val="24"/>
          <w:lang w:eastAsia="en-ZA"/>
        </w:rPr>
        <w:t>R1 372 p/m</w:t>
      </w:r>
    </w:p>
    <w:p w:rsidR="00237CA7" w:rsidRDefault="00237CA7" w:rsidP="00237CA7">
      <w:pPr>
        <w:spacing w:line="240" w:lineRule="auto"/>
        <w:rPr>
          <w:rFonts w:ascii="Segoe UI" w:eastAsia="Times New Roman" w:hAnsi="Segoe UI" w:cs="Segoe UI"/>
          <w:color w:val="212121"/>
          <w:sz w:val="21"/>
          <w:szCs w:val="21"/>
          <w:lang w:eastAsia="en-ZA"/>
        </w:rPr>
      </w:pPr>
      <w:r w:rsidRPr="00237CA7">
        <w:rPr>
          <w:rFonts w:ascii="Segoe UI" w:eastAsia="Times New Roman" w:hAnsi="Segoe UI" w:cs="Segoe UI"/>
          <w:color w:val="212121"/>
          <w:sz w:val="18"/>
          <w:szCs w:val="18"/>
          <w:lang w:eastAsia="en-ZA"/>
        </w:rPr>
        <w:t> </w:t>
      </w:r>
    </w:p>
    <w:p w:rsidR="00237CA7" w:rsidRPr="00310582" w:rsidRDefault="00237CA7" w:rsidP="00CA64F2">
      <w:pPr>
        <w:spacing w:line="240" w:lineRule="auto"/>
        <w:rPr>
          <w:rFonts w:ascii="Segoe UI" w:eastAsia="Times New Roman" w:hAnsi="Segoe UI" w:cs="Segoe UI"/>
          <w:color w:val="212121"/>
          <w:sz w:val="21"/>
          <w:szCs w:val="21"/>
          <w:lang w:eastAsia="en-ZA"/>
        </w:rPr>
      </w:pPr>
    </w:p>
    <w:p w:rsidR="00237CA7" w:rsidRPr="00237CA7" w:rsidRDefault="00237CA7" w:rsidP="00237CA7">
      <w:pPr>
        <w:spacing w:line="360" w:lineRule="atLeast"/>
        <w:rPr>
          <w:rFonts w:ascii="Segoe UI" w:eastAsia="Times New Roman" w:hAnsi="Segoe UI" w:cs="Segoe UI"/>
          <w:color w:val="523178"/>
          <w:sz w:val="24"/>
          <w:szCs w:val="24"/>
          <w:lang w:eastAsia="en-ZA"/>
        </w:rPr>
      </w:pPr>
      <w:r w:rsidRPr="00237CA7">
        <w:rPr>
          <w:rFonts w:ascii="Segoe UI" w:eastAsia="Times New Roman" w:hAnsi="Segoe UI" w:cs="Segoe UI"/>
          <w:color w:val="523178"/>
          <w:sz w:val="24"/>
          <w:szCs w:val="24"/>
          <w:lang w:eastAsia="en-ZA"/>
        </w:rPr>
        <w:t>Key Features:</w:t>
      </w:r>
    </w:p>
    <w:p w:rsidR="00237CA7" w:rsidRPr="00237CA7" w:rsidRDefault="00237CA7" w:rsidP="00237CA7">
      <w:pPr>
        <w:numPr>
          <w:ilvl w:val="0"/>
          <w:numId w:val="9"/>
        </w:numPr>
        <w:spacing w:after="120" w:line="240" w:lineRule="auto"/>
        <w:rPr>
          <w:rFonts w:ascii="Segoe UI" w:eastAsia="Times New Roman" w:hAnsi="Segoe UI" w:cs="Segoe UI"/>
          <w:color w:val="212121"/>
          <w:sz w:val="21"/>
          <w:szCs w:val="21"/>
          <w:lang w:eastAsia="en-ZA"/>
        </w:rPr>
      </w:pPr>
      <w:r w:rsidRPr="00237CA7">
        <w:rPr>
          <w:rFonts w:ascii="Segoe UI" w:eastAsia="Times New Roman" w:hAnsi="Segoe UI" w:cs="Segoe UI"/>
          <w:color w:val="212121"/>
          <w:sz w:val="21"/>
          <w:szCs w:val="21"/>
          <w:lang w:eastAsia="en-ZA"/>
        </w:rPr>
        <w:t xml:space="preserve">Crystal Processor 4K with 4K </w:t>
      </w:r>
      <w:proofErr w:type="spellStart"/>
      <w:r w:rsidRPr="00237CA7">
        <w:rPr>
          <w:rFonts w:ascii="Segoe UI" w:eastAsia="Times New Roman" w:hAnsi="Segoe UI" w:cs="Segoe UI"/>
          <w:color w:val="212121"/>
          <w:sz w:val="21"/>
          <w:szCs w:val="21"/>
          <w:lang w:eastAsia="en-ZA"/>
        </w:rPr>
        <w:t>Upscaling</w:t>
      </w:r>
      <w:proofErr w:type="spellEnd"/>
    </w:p>
    <w:p w:rsidR="00237CA7" w:rsidRPr="00237CA7" w:rsidRDefault="00237CA7" w:rsidP="00237CA7">
      <w:pPr>
        <w:numPr>
          <w:ilvl w:val="0"/>
          <w:numId w:val="9"/>
        </w:numPr>
        <w:spacing w:after="120" w:line="240" w:lineRule="auto"/>
        <w:rPr>
          <w:rFonts w:ascii="Segoe UI" w:eastAsia="Times New Roman" w:hAnsi="Segoe UI" w:cs="Segoe UI"/>
          <w:color w:val="212121"/>
          <w:sz w:val="21"/>
          <w:szCs w:val="21"/>
          <w:lang w:eastAsia="en-ZA"/>
        </w:rPr>
      </w:pPr>
      <w:r w:rsidRPr="00237CA7">
        <w:rPr>
          <w:rFonts w:ascii="Segoe UI" w:eastAsia="Times New Roman" w:hAnsi="Segoe UI" w:cs="Segoe UI"/>
          <w:color w:val="212121"/>
          <w:sz w:val="21"/>
          <w:szCs w:val="21"/>
          <w:lang w:eastAsia="en-ZA"/>
        </w:rPr>
        <w:t>Clean Cable Solution</w:t>
      </w:r>
    </w:p>
    <w:p w:rsidR="00237CA7" w:rsidRPr="00237CA7" w:rsidRDefault="00237CA7" w:rsidP="00237CA7">
      <w:pPr>
        <w:numPr>
          <w:ilvl w:val="0"/>
          <w:numId w:val="9"/>
        </w:numPr>
        <w:spacing w:after="120" w:line="240" w:lineRule="auto"/>
        <w:rPr>
          <w:rFonts w:ascii="Segoe UI" w:eastAsia="Times New Roman" w:hAnsi="Segoe UI" w:cs="Segoe UI"/>
          <w:color w:val="212121"/>
          <w:sz w:val="21"/>
          <w:szCs w:val="21"/>
          <w:lang w:eastAsia="en-ZA"/>
        </w:rPr>
      </w:pPr>
      <w:r w:rsidRPr="00237CA7">
        <w:rPr>
          <w:rFonts w:ascii="Segoe UI" w:eastAsia="Times New Roman" w:hAnsi="Segoe UI" w:cs="Segoe UI"/>
          <w:color w:val="212121"/>
          <w:sz w:val="21"/>
          <w:szCs w:val="21"/>
          <w:lang w:eastAsia="en-ZA"/>
        </w:rPr>
        <w:t>Game Enhancer</w:t>
      </w:r>
    </w:p>
    <w:p w:rsidR="00237CA7" w:rsidRPr="00237CA7" w:rsidRDefault="00237CA7" w:rsidP="00237CA7">
      <w:pPr>
        <w:numPr>
          <w:ilvl w:val="0"/>
          <w:numId w:val="9"/>
        </w:numPr>
        <w:spacing w:after="120" w:line="240" w:lineRule="auto"/>
        <w:rPr>
          <w:rFonts w:ascii="Segoe UI" w:eastAsia="Times New Roman" w:hAnsi="Segoe UI" w:cs="Segoe UI"/>
          <w:color w:val="212121"/>
          <w:sz w:val="21"/>
          <w:szCs w:val="21"/>
          <w:lang w:eastAsia="en-ZA"/>
        </w:rPr>
      </w:pPr>
      <w:r w:rsidRPr="00237CA7">
        <w:rPr>
          <w:rFonts w:ascii="Segoe UI" w:eastAsia="Times New Roman" w:hAnsi="Segoe UI" w:cs="Segoe UI"/>
          <w:color w:val="212121"/>
          <w:sz w:val="21"/>
          <w:szCs w:val="21"/>
          <w:lang w:eastAsia="en-ZA"/>
        </w:rPr>
        <w:t>Contrast Enhancer</w:t>
      </w:r>
    </w:p>
    <w:p w:rsidR="00237CA7" w:rsidRPr="00237CA7" w:rsidRDefault="00237CA7" w:rsidP="00237CA7">
      <w:pPr>
        <w:numPr>
          <w:ilvl w:val="0"/>
          <w:numId w:val="9"/>
        </w:numPr>
        <w:spacing w:after="120" w:line="240" w:lineRule="auto"/>
        <w:rPr>
          <w:rFonts w:ascii="Segoe UI" w:eastAsia="Times New Roman" w:hAnsi="Segoe UI" w:cs="Segoe UI"/>
          <w:color w:val="212121"/>
          <w:sz w:val="21"/>
          <w:szCs w:val="21"/>
          <w:lang w:eastAsia="en-ZA"/>
        </w:rPr>
      </w:pPr>
      <w:r w:rsidRPr="00237CA7">
        <w:rPr>
          <w:rFonts w:ascii="Segoe UI" w:eastAsia="Times New Roman" w:hAnsi="Segoe UI" w:cs="Segoe UI"/>
          <w:color w:val="212121"/>
          <w:sz w:val="21"/>
          <w:szCs w:val="21"/>
          <w:lang w:eastAsia="en-ZA"/>
        </w:rPr>
        <w:t>HDR</w:t>
      </w:r>
    </w:p>
    <w:p w:rsidR="00237CA7" w:rsidRDefault="00237CA7" w:rsidP="00237CA7">
      <w:pPr>
        <w:numPr>
          <w:ilvl w:val="0"/>
          <w:numId w:val="9"/>
        </w:numPr>
        <w:spacing w:after="120" w:line="240" w:lineRule="auto"/>
        <w:rPr>
          <w:rFonts w:ascii="Segoe UI" w:eastAsia="Times New Roman" w:hAnsi="Segoe UI" w:cs="Segoe UI"/>
          <w:color w:val="212121"/>
          <w:sz w:val="21"/>
          <w:szCs w:val="21"/>
          <w:lang w:eastAsia="en-ZA"/>
        </w:rPr>
      </w:pPr>
      <w:r w:rsidRPr="00237CA7">
        <w:rPr>
          <w:rFonts w:ascii="Segoe UI" w:eastAsia="Times New Roman" w:hAnsi="Segoe UI" w:cs="Segoe UI"/>
          <w:color w:val="212121"/>
          <w:sz w:val="21"/>
          <w:szCs w:val="21"/>
          <w:lang w:eastAsia="en-ZA"/>
        </w:rPr>
        <w:t>2 Year warranty</w:t>
      </w:r>
    </w:p>
    <w:p w:rsidR="00A81BED" w:rsidRDefault="00A81BED" w:rsidP="00A81BED">
      <w:pPr>
        <w:pStyle w:val="ListParagraph"/>
        <w:numPr>
          <w:ilvl w:val="0"/>
          <w:numId w:val="2"/>
        </w:numPr>
        <w:shd w:val="clear" w:color="auto" w:fill="FFFFFF"/>
        <w:spacing w:after="120" w:line="240" w:lineRule="auto"/>
        <w:outlineLvl w:val="0"/>
        <w:rPr>
          <w:rFonts w:ascii="Arial" w:eastAsia="Times New Roman" w:hAnsi="Arial" w:cs="Arial"/>
          <w:b/>
          <w:bCs/>
          <w:color w:val="555555"/>
          <w:kern w:val="36"/>
          <w:sz w:val="41"/>
          <w:szCs w:val="41"/>
          <w:lang w:eastAsia="en-ZA"/>
        </w:rPr>
      </w:pPr>
      <w:r w:rsidRPr="00A81BED">
        <w:rPr>
          <w:rFonts w:ascii="Arial" w:eastAsia="Times New Roman" w:hAnsi="Arial" w:cs="Arial"/>
          <w:b/>
          <w:bCs/>
          <w:color w:val="555555"/>
          <w:kern w:val="36"/>
          <w:sz w:val="41"/>
          <w:szCs w:val="41"/>
          <w:lang w:eastAsia="en-ZA"/>
        </w:rPr>
        <w:t>Apple iPhone 12 64GB Blue</w:t>
      </w:r>
    </w:p>
    <w:p w:rsidR="00A81BED" w:rsidRPr="00A81BED" w:rsidRDefault="00A81BED" w:rsidP="00A81BED">
      <w:pPr>
        <w:shd w:val="clear" w:color="auto" w:fill="FFFFFF"/>
        <w:spacing w:after="120" w:line="240" w:lineRule="auto"/>
        <w:outlineLvl w:val="0"/>
        <w:rPr>
          <w:rFonts w:ascii="Arial" w:eastAsia="Times New Roman" w:hAnsi="Arial" w:cs="Arial"/>
          <w:b/>
          <w:bCs/>
          <w:color w:val="555555"/>
          <w:kern w:val="36"/>
          <w:sz w:val="41"/>
          <w:szCs w:val="41"/>
          <w:lang w:eastAsia="en-ZA"/>
        </w:rPr>
      </w:pPr>
    </w:p>
    <w:p w:rsidR="00A81BED" w:rsidRDefault="00A81BED" w:rsidP="00A81BED">
      <w:pPr>
        <w:spacing w:after="120" w:line="240" w:lineRule="auto"/>
        <w:rPr>
          <w:rFonts w:ascii="Arial" w:hAnsi="Arial" w:cs="Arial"/>
          <w:b/>
          <w:bCs/>
          <w:color w:val="111111"/>
          <w:sz w:val="36"/>
          <w:szCs w:val="36"/>
          <w:shd w:val="clear" w:color="auto" w:fill="FFFFFF"/>
        </w:rPr>
      </w:pPr>
      <w:r>
        <w:rPr>
          <w:rStyle w:val="woocommerce-price-currencysymbol"/>
          <w:rFonts w:ascii="Arial" w:hAnsi="Arial" w:cs="Arial"/>
          <w:b/>
          <w:bCs/>
          <w:color w:val="111111"/>
          <w:sz w:val="18"/>
          <w:szCs w:val="18"/>
          <w:shd w:val="clear" w:color="auto" w:fill="FFFFFF"/>
        </w:rPr>
        <w:t>R</w:t>
      </w:r>
      <w:r>
        <w:rPr>
          <w:rFonts w:ascii="Arial" w:hAnsi="Arial" w:cs="Arial"/>
          <w:b/>
          <w:bCs/>
          <w:color w:val="111111"/>
          <w:sz w:val="36"/>
          <w:szCs w:val="36"/>
          <w:shd w:val="clear" w:color="auto" w:fill="FFFFFF"/>
        </w:rPr>
        <w:t>14</w:t>
      </w:r>
      <w:proofErr w:type="gramStart"/>
      <w:r>
        <w:rPr>
          <w:rFonts w:ascii="Arial" w:hAnsi="Arial" w:cs="Arial"/>
          <w:b/>
          <w:bCs/>
          <w:color w:val="111111"/>
          <w:sz w:val="36"/>
          <w:szCs w:val="36"/>
          <w:shd w:val="clear" w:color="auto" w:fill="FFFFFF"/>
        </w:rPr>
        <w:t>,999.00</w:t>
      </w:r>
      <w:proofErr w:type="gramEnd"/>
    </w:p>
    <w:p w:rsidR="00A81BED" w:rsidRPr="00A81BED" w:rsidRDefault="00A81BED" w:rsidP="00A81BED">
      <w:pPr>
        <w:shd w:val="clear" w:color="auto" w:fill="FFFFFF"/>
        <w:spacing w:line="240" w:lineRule="auto"/>
        <w:rPr>
          <w:rFonts w:ascii="Arial" w:eastAsia="Times New Roman" w:hAnsi="Arial" w:cs="Arial"/>
          <w:color w:val="777777"/>
          <w:lang w:eastAsia="en-ZA"/>
        </w:rPr>
      </w:pPr>
      <w:r w:rsidRPr="00A81BED">
        <w:rPr>
          <w:rFonts w:ascii="Arial" w:eastAsia="Times New Roman" w:hAnsi="Arial" w:cs="Arial"/>
          <w:color w:val="777777"/>
          <w:bdr w:val="dotted" w:sz="6" w:space="4" w:color="DDDDDD" w:frame="1"/>
          <w:lang w:eastAsia="en-ZA"/>
        </w:rPr>
        <w:t>Categories: </w:t>
      </w:r>
      <w:hyperlink r:id="rId7" w:history="1">
        <w:r w:rsidRPr="00A81BED">
          <w:rPr>
            <w:rFonts w:ascii="Arial" w:eastAsia="Times New Roman" w:hAnsi="Arial" w:cs="Arial"/>
            <w:color w:val="334862"/>
            <w:u w:val="single"/>
            <w:bdr w:val="dotted" w:sz="6" w:space="4" w:color="DDDDDD" w:frame="1"/>
            <w:lang w:eastAsia="en-ZA"/>
          </w:rPr>
          <w:t>Apple</w:t>
        </w:r>
      </w:hyperlink>
      <w:r w:rsidRPr="00A81BED">
        <w:rPr>
          <w:rFonts w:ascii="Arial" w:eastAsia="Times New Roman" w:hAnsi="Arial" w:cs="Arial"/>
          <w:color w:val="777777"/>
          <w:bdr w:val="dotted" w:sz="6" w:space="4" w:color="DDDDDD" w:frame="1"/>
          <w:lang w:eastAsia="en-ZA"/>
        </w:rPr>
        <w:t>, </w:t>
      </w:r>
      <w:hyperlink r:id="rId8" w:history="1">
        <w:r w:rsidRPr="00A81BED">
          <w:rPr>
            <w:rFonts w:ascii="Arial" w:eastAsia="Times New Roman" w:hAnsi="Arial" w:cs="Arial"/>
            <w:color w:val="334862"/>
            <w:u w:val="single"/>
            <w:bdr w:val="dotted" w:sz="6" w:space="4" w:color="DDDDDD" w:frame="1"/>
            <w:lang w:eastAsia="en-ZA"/>
          </w:rPr>
          <w:t>Apple iPhone 12</w:t>
        </w:r>
      </w:hyperlink>
      <w:r w:rsidRPr="00A81BED">
        <w:rPr>
          <w:rFonts w:ascii="Arial" w:eastAsia="Times New Roman" w:hAnsi="Arial" w:cs="Arial"/>
          <w:color w:val="777777"/>
          <w:bdr w:val="dotted" w:sz="6" w:space="4" w:color="DDDDDD" w:frame="1"/>
          <w:lang w:eastAsia="en-ZA"/>
        </w:rPr>
        <w:t>, </w:t>
      </w:r>
      <w:hyperlink r:id="rId9" w:history="1">
        <w:r w:rsidRPr="00A81BED">
          <w:rPr>
            <w:rFonts w:ascii="Arial" w:eastAsia="Times New Roman" w:hAnsi="Arial" w:cs="Arial"/>
            <w:color w:val="334862"/>
            <w:u w:val="single"/>
            <w:bdr w:val="dotted" w:sz="6" w:space="4" w:color="DDDDDD" w:frame="1"/>
            <w:lang w:eastAsia="en-ZA"/>
          </w:rPr>
          <w:t>Flagship Devices</w:t>
        </w:r>
      </w:hyperlink>
      <w:r w:rsidRPr="00A81BED">
        <w:rPr>
          <w:rFonts w:ascii="Arial" w:eastAsia="Times New Roman" w:hAnsi="Arial" w:cs="Arial"/>
          <w:color w:val="777777"/>
          <w:bdr w:val="dotted" w:sz="6" w:space="4" w:color="DDDDDD" w:frame="1"/>
          <w:lang w:eastAsia="en-ZA"/>
        </w:rPr>
        <w:t>, </w:t>
      </w:r>
      <w:proofErr w:type="spellStart"/>
      <w:r w:rsidRPr="00A81BED">
        <w:rPr>
          <w:rFonts w:ascii="Arial" w:eastAsia="Times New Roman" w:hAnsi="Arial" w:cs="Arial"/>
          <w:color w:val="777777"/>
          <w:bdr w:val="dotted" w:sz="6" w:space="4" w:color="DDDDDD" w:frame="1"/>
          <w:lang w:eastAsia="en-ZA"/>
        </w:rPr>
        <w:fldChar w:fldCharType="begin"/>
      </w:r>
      <w:r w:rsidRPr="00A81BED">
        <w:rPr>
          <w:rFonts w:ascii="Arial" w:eastAsia="Times New Roman" w:hAnsi="Arial" w:cs="Arial"/>
          <w:color w:val="777777"/>
          <w:bdr w:val="dotted" w:sz="6" w:space="4" w:color="DDDDDD" w:frame="1"/>
          <w:lang w:eastAsia="en-ZA"/>
        </w:rPr>
        <w:instrText xml:space="preserve"> HYPERLINK "https://snapcraze.co.za/product-category/smartphones/" </w:instrText>
      </w:r>
      <w:r w:rsidRPr="00A81BED">
        <w:rPr>
          <w:rFonts w:ascii="Arial" w:eastAsia="Times New Roman" w:hAnsi="Arial" w:cs="Arial"/>
          <w:color w:val="777777"/>
          <w:bdr w:val="dotted" w:sz="6" w:space="4" w:color="DDDDDD" w:frame="1"/>
          <w:lang w:eastAsia="en-ZA"/>
        </w:rPr>
        <w:fldChar w:fldCharType="separate"/>
      </w:r>
      <w:r w:rsidRPr="00A81BED">
        <w:rPr>
          <w:rFonts w:ascii="Arial" w:eastAsia="Times New Roman" w:hAnsi="Arial" w:cs="Arial"/>
          <w:color w:val="334862"/>
          <w:u w:val="single"/>
          <w:bdr w:val="dotted" w:sz="6" w:space="4" w:color="DDDDDD" w:frame="1"/>
          <w:lang w:eastAsia="en-ZA"/>
        </w:rPr>
        <w:t>Smartphones</w:t>
      </w:r>
      <w:r w:rsidRPr="00A81BED">
        <w:rPr>
          <w:rFonts w:ascii="Arial" w:eastAsia="Times New Roman" w:hAnsi="Arial" w:cs="Arial"/>
          <w:color w:val="777777"/>
          <w:bdr w:val="dotted" w:sz="6" w:space="4" w:color="DDDDDD" w:frame="1"/>
          <w:lang w:eastAsia="en-ZA"/>
        </w:rPr>
        <w:fldChar w:fldCharType="end"/>
      </w:r>
      <w:r w:rsidRPr="00A81BED">
        <w:rPr>
          <w:rFonts w:ascii="Arial" w:eastAsia="Times New Roman" w:hAnsi="Arial" w:cs="Arial"/>
          <w:color w:val="777777"/>
          <w:bdr w:val="dotted" w:sz="6" w:space="4" w:color="DDDDDD" w:frame="1"/>
          <w:lang w:eastAsia="en-ZA"/>
        </w:rPr>
        <w:t>Tags</w:t>
      </w:r>
      <w:proofErr w:type="spellEnd"/>
      <w:r w:rsidRPr="00A81BED">
        <w:rPr>
          <w:rFonts w:ascii="Arial" w:eastAsia="Times New Roman" w:hAnsi="Arial" w:cs="Arial"/>
          <w:color w:val="777777"/>
          <w:bdr w:val="dotted" w:sz="6" w:space="4" w:color="DDDDDD" w:frame="1"/>
          <w:lang w:eastAsia="en-ZA"/>
        </w:rPr>
        <w:t>: </w:t>
      </w:r>
      <w:hyperlink r:id="rId10" w:history="1">
        <w:r w:rsidRPr="00A81BED">
          <w:rPr>
            <w:rFonts w:ascii="Arial" w:eastAsia="Times New Roman" w:hAnsi="Arial" w:cs="Arial"/>
            <w:color w:val="334862"/>
            <w:u w:val="single"/>
            <w:bdr w:val="dotted" w:sz="6" w:space="4" w:color="DDDDDD" w:frame="1"/>
            <w:lang w:eastAsia="en-ZA"/>
          </w:rPr>
          <w:t>4k video</w:t>
        </w:r>
      </w:hyperlink>
      <w:r w:rsidRPr="00A81BED">
        <w:rPr>
          <w:rFonts w:ascii="Arial" w:eastAsia="Times New Roman" w:hAnsi="Arial" w:cs="Arial"/>
          <w:color w:val="777777"/>
          <w:bdr w:val="dotted" w:sz="6" w:space="4" w:color="DDDDDD" w:frame="1"/>
          <w:lang w:eastAsia="en-ZA"/>
        </w:rPr>
        <w:t>, </w:t>
      </w:r>
      <w:hyperlink r:id="rId11" w:history="1">
        <w:r w:rsidRPr="00A81BED">
          <w:rPr>
            <w:rFonts w:ascii="Arial" w:eastAsia="Times New Roman" w:hAnsi="Arial" w:cs="Arial"/>
            <w:color w:val="334862"/>
            <w:u w:val="single"/>
            <w:bdr w:val="dotted" w:sz="6" w:space="4" w:color="DDDDDD" w:frame="1"/>
            <w:lang w:eastAsia="en-ZA"/>
          </w:rPr>
          <w:t>A14</w:t>
        </w:r>
      </w:hyperlink>
      <w:r w:rsidRPr="00A81BED">
        <w:rPr>
          <w:rFonts w:ascii="Arial" w:eastAsia="Times New Roman" w:hAnsi="Arial" w:cs="Arial"/>
          <w:color w:val="777777"/>
          <w:bdr w:val="dotted" w:sz="6" w:space="4" w:color="DDDDDD" w:frame="1"/>
          <w:lang w:eastAsia="en-ZA"/>
        </w:rPr>
        <w:t>, </w:t>
      </w:r>
      <w:hyperlink r:id="rId12" w:history="1">
        <w:r w:rsidRPr="00A81BED">
          <w:rPr>
            <w:rFonts w:ascii="Arial" w:eastAsia="Times New Roman" w:hAnsi="Arial" w:cs="Arial"/>
            <w:color w:val="334862"/>
            <w:u w:val="single"/>
            <w:bdr w:val="dotted" w:sz="6" w:space="4" w:color="DDDDDD" w:frame="1"/>
            <w:lang w:eastAsia="en-ZA"/>
          </w:rPr>
          <w:t>apple</w:t>
        </w:r>
      </w:hyperlink>
      <w:r w:rsidRPr="00A81BED">
        <w:rPr>
          <w:rFonts w:ascii="Arial" w:eastAsia="Times New Roman" w:hAnsi="Arial" w:cs="Arial"/>
          <w:color w:val="777777"/>
          <w:bdr w:val="dotted" w:sz="6" w:space="4" w:color="DDDDDD" w:frame="1"/>
          <w:lang w:eastAsia="en-ZA"/>
        </w:rPr>
        <w:t>, </w:t>
      </w:r>
      <w:hyperlink r:id="rId13" w:history="1">
        <w:r w:rsidRPr="00A81BED">
          <w:rPr>
            <w:rFonts w:ascii="Arial" w:eastAsia="Times New Roman" w:hAnsi="Arial" w:cs="Arial"/>
            <w:color w:val="334862"/>
            <w:u w:val="single"/>
            <w:bdr w:val="dotted" w:sz="6" w:space="4" w:color="DDDDDD" w:frame="1"/>
            <w:lang w:eastAsia="en-ZA"/>
          </w:rPr>
          <w:t>black</w:t>
        </w:r>
      </w:hyperlink>
      <w:r w:rsidRPr="00A81BED">
        <w:rPr>
          <w:rFonts w:ascii="Arial" w:eastAsia="Times New Roman" w:hAnsi="Arial" w:cs="Arial"/>
          <w:color w:val="777777"/>
          <w:bdr w:val="dotted" w:sz="6" w:space="4" w:color="DDDDDD" w:frame="1"/>
          <w:lang w:eastAsia="en-ZA"/>
        </w:rPr>
        <w:t>, </w:t>
      </w:r>
      <w:hyperlink r:id="rId14" w:history="1">
        <w:r w:rsidRPr="00A81BED">
          <w:rPr>
            <w:rFonts w:ascii="Arial" w:eastAsia="Times New Roman" w:hAnsi="Arial" w:cs="Arial"/>
            <w:color w:val="334862"/>
            <w:u w:val="single"/>
            <w:bdr w:val="dotted" w:sz="6" w:space="4" w:color="DDDDDD" w:frame="1"/>
            <w:lang w:eastAsia="en-ZA"/>
          </w:rPr>
          <w:t>dual camera</w:t>
        </w:r>
      </w:hyperlink>
      <w:r w:rsidRPr="00A81BED">
        <w:rPr>
          <w:rFonts w:ascii="Arial" w:eastAsia="Times New Roman" w:hAnsi="Arial" w:cs="Arial"/>
          <w:color w:val="777777"/>
          <w:bdr w:val="dotted" w:sz="6" w:space="4" w:color="DDDDDD" w:frame="1"/>
          <w:lang w:eastAsia="en-ZA"/>
        </w:rPr>
        <w:t>, </w:t>
      </w:r>
      <w:hyperlink r:id="rId15" w:history="1">
        <w:r w:rsidRPr="00A81BED">
          <w:rPr>
            <w:rFonts w:ascii="Arial" w:eastAsia="Times New Roman" w:hAnsi="Arial" w:cs="Arial"/>
            <w:color w:val="334862"/>
            <w:u w:val="single"/>
            <w:bdr w:val="dotted" w:sz="6" w:space="4" w:color="DDDDDD" w:frame="1"/>
            <w:lang w:eastAsia="en-ZA"/>
          </w:rPr>
          <w:t>fast charging</w:t>
        </w:r>
      </w:hyperlink>
      <w:r w:rsidRPr="00A81BED">
        <w:rPr>
          <w:rFonts w:ascii="Arial" w:eastAsia="Times New Roman" w:hAnsi="Arial" w:cs="Arial"/>
          <w:color w:val="777777"/>
          <w:bdr w:val="dotted" w:sz="6" w:space="4" w:color="DDDDDD" w:frame="1"/>
          <w:lang w:eastAsia="en-ZA"/>
        </w:rPr>
        <w:t>, </w:t>
      </w:r>
      <w:proofErr w:type="spellStart"/>
      <w:r w:rsidRPr="00A81BED">
        <w:rPr>
          <w:rFonts w:ascii="Arial" w:eastAsia="Times New Roman" w:hAnsi="Arial" w:cs="Arial"/>
          <w:color w:val="777777"/>
          <w:bdr w:val="dotted" w:sz="6" w:space="4" w:color="DDDDDD" w:frame="1"/>
          <w:lang w:eastAsia="en-ZA"/>
        </w:rPr>
        <w:fldChar w:fldCharType="begin"/>
      </w:r>
      <w:r w:rsidRPr="00A81BED">
        <w:rPr>
          <w:rFonts w:ascii="Arial" w:eastAsia="Times New Roman" w:hAnsi="Arial" w:cs="Arial"/>
          <w:color w:val="777777"/>
          <w:bdr w:val="dotted" w:sz="6" w:space="4" w:color="DDDDDD" w:frame="1"/>
          <w:lang w:eastAsia="en-ZA"/>
        </w:rPr>
        <w:instrText xml:space="preserve"> HYPERLINK "https://snapcraze.co.za/product-tag/iphone-12/" </w:instrText>
      </w:r>
      <w:r w:rsidRPr="00A81BED">
        <w:rPr>
          <w:rFonts w:ascii="Arial" w:eastAsia="Times New Roman" w:hAnsi="Arial" w:cs="Arial"/>
          <w:color w:val="777777"/>
          <w:bdr w:val="dotted" w:sz="6" w:space="4" w:color="DDDDDD" w:frame="1"/>
          <w:lang w:eastAsia="en-ZA"/>
        </w:rPr>
        <w:fldChar w:fldCharType="separate"/>
      </w:r>
      <w:r w:rsidRPr="00A81BED">
        <w:rPr>
          <w:rFonts w:ascii="Arial" w:eastAsia="Times New Roman" w:hAnsi="Arial" w:cs="Arial"/>
          <w:color w:val="334862"/>
          <w:u w:val="single"/>
          <w:bdr w:val="dotted" w:sz="6" w:space="4" w:color="DDDDDD" w:frame="1"/>
          <w:lang w:eastAsia="en-ZA"/>
        </w:rPr>
        <w:t>iphone</w:t>
      </w:r>
      <w:proofErr w:type="spellEnd"/>
      <w:r w:rsidRPr="00A81BED">
        <w:rPr>
          <w:rFonts w:ascii="Arial" w:eastAsia="Times New Roman" w:hAnsi="Arial" w:cs="Arial"/>
          <w:color w:val="334862"/>
          <w:u w:val="single"/>
          <w:bdr w:val="dotted" w:sz="6" w:space="4" w:color="DDDDDD" w:frame="1"/>
          <w:lang w:eastAsia="en-ZA"/>
        </w:rPr>
        <w:t xml:space="preserve"> 12</w:t>
      </w:r>
      <w:r w:rsidRPr="00A81BED">
        <w:rPr>
          <w:rFonts w:ascii="Arial" w:eastAsia="Times New Roman" w:hAnsi="Arial" w:cs="Arial"/>
          <w:color w:val="777777"/>
          <w:bdr w:val="dotted" w:sz="6" w:space="4" w:color="DDDDDD" w:frame="1"/>
          <w:lang w:eastAsia="en-ZA"/>
        </w:rPr>
        <w:fldChar w:fldCharType="end"/>
      </w:r>
      <w:r w:rsidRPr="00A81BED">
        <w:rPr>
          <w:rFonts w:ascii="Arial" w:eastAsia="Times New Roman" w:hAnsi="Arial" w:cs="Arial"/>
          <w:color w:val="777777"/>
          <w:bdr w:val="dotted" w:sz="6" w:space="4" w:color="DDDDDD" w:frame="1"/>
          <w:lang w:eastAsia="en-ZA"/>
        </w:rPr>
        <w:t>, </w:t>
      </w:r>
      <w:proofErr w:type="spellStart"/>
      <w:r w:rsidRPr="00A81BED">
        <w:rPr>
          <w:rFonts w:ascii="Arial" w:eastAsia="Times New Roman" w:hAnsi="Arial" w:cs="Arial"/>
          <w:color w:val="777777"/>
          <w:bdr w:val="dotted" w:sz="6" w:space="4" w:color="DDDDDD" w:frame="1"/>
          <w:lang w:eastAsia="en-ZA"/>
        </w:rPr>
        <w:fldChar w:fldCharType="begin"/>
      </w:r>
      <w:r w:rsidRPr="00A81BED">
        <w:rPr>
          <w:rFonts w:ascii="Arial" w:eastAsia="Times New Roman" w:hAnsi="Arial" w:cs="Arial"/>
          <w:color w:val="777777"/>
          <w:bdr w:val="dotted" w:sz="6" w:space="4" w:color="DDDDDD" w:frame="1"/>
          <w:lang w:eastAsia="en-ZA"/>
        </w:rPr>
        <w:instrText xml:space="preserve"> HYPERLINK "https://snapcraze.co.za/product-tag/iphone-12-64gb/" </w:instrText>
      </w:r>
      <w:r w:rsidRPr="00A81BED">
        <w:rPr>
          <w:rFonts w:ascii="Arial" w:eastAsia="Times New Roman" w:hAnsi="Arial" w:cs="Arial"/>
          <w:color w:val="777777"/>
          <w:bdr w:val="dotted" w:sz="6" w:space="4" w:color="DDDDDD" w:frame="1"/>
          <w:lang w:eastAsia="en-ZA"/>
        </w:rPr>
        <w:fldChar w:fldCharType="separate"/>
      </w:r>
      <w:r w:rsidRPr="00A81BED">
        <w:rPr>
          <w:rFonts w:ascii="Arial" w:eastAsia="Times New Roman" w:hAnsi="Arial" w:cs="Arial"/>
          <w:color w:val="000000"/>
          <w:u w:val="single"/>
          <w:bdr w:val="dotted" w:sz="6" w:space="4" w:color="DDDDDD" w:frame="1"/>
          <w:lang w:eastAsia="en-ZA"/>
        </w:rPr>
        <w:t>iphone</w:t>
      </w:r>
      <w:proofErr w:type="spellEnd"/>
      <w:r w:rsidRPr="00A81BED">
        <w:rPr>
          <w:rFonts w:ascii="Arial" w:eastAsia="Times New Roman" w:hAnsi="Arial" w:cs="Arial"/>
          <w:color w:val="000000"/>
          <w:u w:val="single"/>
          <w:bdr w:val="dotted" w:sz="6" w:space="4" w:color="DDDDDD" w:frame="1"/>
          <w:lang w:eastAsia="en-ZA"/>
        </w:rPr>
        <w:t xml:space="preserve"> 12 64gb</w:t>
      </w:r>
      <w:r w:rsidRPr="00A81BED">
        <w:rPr>
          <w:rFonts w:ascii="Arial" w:eastAsia="Times New Roman" w:hAnsi="Arial" w:cs="Arial"/>
          <w:color w:val="777777"/>
          <w:bdr w:val="dotted" w:sz="6" w:space="4" w:color="DDDDDD" w:frame="1"/>
          <w:lang w:eastAsia="en-ZA"/>
        </w:rPr>
        <w:fldChar w:fldCharType="end"/>
      </w:r>
      <w:r w:rsidRPr="00A81BED">
        <w:rPr>
          <w:rFonts w:ascii="Arial" w:eastAsia="Times New Roman" w:hAnsi="Arial" w:cs="Arial"/>
          <w:color w:val="777777"/>
          <w:bdr w:val="dotted" w:sz="6" w:space="4" w:color="DDDDDD" w:frame="1"/>
          <w:lang w:eastAsia="en-ZA"/>
        </w:rPr>
        <w:t>, </w:t>
      </w:r>
      <w:proofErr w:type="spellStart"/>
      <w:r w:rsidRPr="00A81BED">
        <w:rPr>
          <w:rFonts w:ascii="Arial" w:eastAsia="Times New Roman" w:hAnsi="Arial" w:cs="Arial"/>
          <w:color w:val="777777"/>
          <w:bdr w:val="dotted" w:sz="6" w:space="4" w:color="DDDDDD" w:frame="1"/>
          <w:lang w:eastAsia="en-ZA"/>
        </w:rPr>
        <w:fldChar w:fldCharType="begin"/>
      </w:r>
      <w:r w:rsidRPr="00A81BED">
        <w:rPr>
          <w:rFonts w:ascii="Arial" w:eastAsia="Times New Roman" w:hAnsi="Arial" w:cs="Arial"/>
          <w:color w:val="777777"/>
          <w:bdr w:val="dotted" w:sz="6" w:space="4" w:color="DDDDDD" w:frame="1"/>
          <w:lang w:eastAsia="en-ZA"/>
        </w:rPr>
        <w:instrText xml:space="preserve"> HYPERLINK "https://snapcraze.co.za/product-tag/magsafe/" </w:instrText>
      </w:r>
      <w:r w:rsidRPr="00A81BED">
        <w:rPr>
          <w:rFonts w:ascii="Arial" w:eastAsia="Times New Roman" w:hAnsi="Arial" w:cs="Arial"/>
          <w:color w:val="777777"/>
          <w:bdr w:val="dotted" w:sz="6" w:space="4" w:color="DDDDDD" w:frame="1"/>
          <w:lang w:eastAsia="en-ZA"/>
        </w:rPr>
        <w:fldChar w:fldCharType="separate"/>
      </w:r>
      <w:r w:rsidRPr="00A81BED">
        <w:rPr>
          <w:rFonts w:ascii="Arial" w:eastAsia="Times New Roman" w:hAnsi="Arial" w:cs="Arial"/>
          <w:color w:val="334862"/>
          <w:u w:val="single"/>
          <w:bdr w:val="dotted" w:sz="6" w:space="4" w:color="DDDDDD" w:frame="1"/>
          <w:lang w:eastAsia="en-ZA"/>
        </w:rPr>
        <w:t>magsafe</w:t>
      </w:r>
      <w:proofErr w:type="spellEnd"/>
      <w:r w:rsidRPr="00A81BED">
        <w:rPr>
          <w:rFonts w:ascii="Arial" w:eastAsia="Times New Roman" w:hAnsi="Arial" w:cs="Arial"/>
          <w:color w:val="777777"/>
          <w:bdr w:val="dotted" w:sz="6" w:space="4" w:color="DDDDDD" w:frame="1"/>
          <w:lang w:eastAsia="en-ZA"/>
        </w:rPr>
        <w:fldChar w:fldCharType="end"/>
      </w:r>
      <w:r w:rsidRPr="00A81BED">
        <w:rPr>
          <w:rFonts w:ascii="Arial" w:eastAsia="Times New Roman" w:hAnsi="Arial" w:cs="Arial"/>
          <w:color w:val="777777"/>
          <w:bdr w:val="dotted" w:sz="6" w:space="4" w:color="DDDDDD" w:frame="1"/>
          <w:lang w:eastAsia="en-ZA"/>
        </w:rPr>
        <w:t>, </w:t>
      </w:r>
      <w:hyperlink r:id="rId16" w:history="1">
        <w:r w:rsidRPr="00A81BED">
          <w:rPr>
            <w:rFonts w:ascii="Arial" w:eastAsia="Times New Roman" w:hAnsi="Arial" w:cs="Arial"/>
            <w:color w:val="334862"/>
            <w:u w:val="single"/>
            <w:bdr w:val="dotted" w:sz="6" w:space="4" w:color="DDDDDD" w:frame="1"/>
            <w:lang w:eastAsia="en-ZA"/>
          </w:rPr>
          <w:t>product red</w:t>
        </w:r>
      </w:hyperlink>
    </w:p>
    <w:p w:rsidR="00A81BED" w:rsidRPr="00A81BED" w:rsidRDefault="00A81BED" w:rsidP="00A81BED">
      <w:pPr>
        <w:numPr>
          <w:ilvl w:val="0"/>
          <w:numId w:val="10"/>
        </w:numPr>
        <w:shd w:val="clear" w:color="auto" w:fill="FFFFFF"/>
        <w:spacing w:after="0" w:line="240" w:lineRule="auto"/>
        <w:ind w:left="0" w:right="105"/>
        <w:rPr>
          <w:rFonts w:ascii="Arial" w:eastAsia="Times New Roman" w:hAnsi="Arial" w:cs="Arial"/>
          <w:color w:val="777777"/>
          <w:sz w:val="27"/>
          <w:szCs w:val="27"/>
          <w:lang w:eastAsia="en-ZA"/>
        </w:rPr>
      </w:pPr>
      <w:hyperlink r:id="rId17" w:anchor="tab-description" w:history="1">
        <w:r w:rsidRPr="00A81BED">
          <w:rPr>
            <w:rFonts w:ascii="Arial" w:eastAsia="Times New Roman" w:hAnsi="Arial" w:cs="Arial"/>
            <w:b/>
            <w:bCs/>
            <w:caps/>
            <w:color w:val="0000FF"/>
            <w:spacing w:val="5"/>
            <w:u w:val="single"/>
            <w:lang w:eastAsia="en-ZA"/>
          </w:rPr>
          <w:t>DESCRIPTION</w:t>
        </w:r>
      </w:hyperlink>
    </w:p>
    <w:p w:rsidR="00A81BED" w:rsidRPr="00A81BED" w:rsidRDefault="00A81BED" w:rsidP="00A81BED">
      <w:pPr>
        <w:numPr>
          <w:ilvl w:val="0"/>
          <w:numId w:val="10"/>
        </w:numPr>
        <w:shd w:val="clear" w:color="auto" w:fill="FFFFFF"/>
        <w:spacing w:after="0" w:line="240" w:lineRule="auto"/>
        <w:ind w:left="105" w:right="105"/>
        <w:rPr>
          <w:rFonts w:ascii="Arial" w:eastAsia="Times New Roman" w:hAnsi="Arial" w:cs="Arial"/>
          <w:color w:val="777777"/>
          <w:sz w:val="27"/>
          <w:szCs w:val="27"/>
          <w:lang w:eastAsia="en-ZA"/>
        </w:rPr>
      </w:pPr>
      <w:hyperlink r:id="rId18" w:anchor="tab-additional_information" w:history="1">
        <w:r w:rsidRPr="00A81BED">
          <w:rPr>
            <w:rFonts w:ascii="Arial" w:eastAsia="Times New Roman" w:hAnsi="Arial" w:cs="Arial"/>
            <w:b/>
            <w:bCs/>
            <w:caps/>
            <w:color w:val="0000FF"/>
            <w:spacing w:val="5"/>
            <w:u w:val="single"/>
            <w:lang w:eastAsia="en-ZA"/>
          </w:rPr>
          <w:t>ADDITIONAL INFORMATION</w:t>
        </w:r>
      </w:hyperlink>
    </w:p>
    <w:p w:rsidR="00A81BED" w:rsidRPr="00A81BED" w:rsidRDefault="00A81BED" w:rsidP="00A81BED">
      <w:pPr>
        <w:numPr>
          <w:ilvl w:val="0"/>
          <w:numId w:val="10"/>
        </w:numPr>
        <w:shd w:val="clear" w:color="auto" w:fill="FFFFFF"/>
        <w:spacing w:after="0" w:line="240" w:lineRule="auto"/>
        <w:ind w:left="105"/>
        <w:rPr>
          <w:rFonts w:ascii="Arial" w:eastAsia="Times New Roman" w:hAnsi="Arial" w:cs="Arial"/>
          <w:color w:val="777777"/>
          <w:sz w:val="27"/>
          <w:szCs w:val="27"/>
          <w:lang w:eastAsia="en-ZA"/>
        </w:rPr>
      </w:pPr>
      <w:hyperlink r:id="rId19" w:anchor="tab-reviews" w:history="1">
        <w:r w:rsidRPr="00A81BED">
          <w:rPr>
            <w:rFonts w:ascii="Arial" w:eastAsia="Times New Roman" w:hAnsi="Arial" w:cs="Arial"/>
            <w:b/>
            <w:bCs/>
            <w:caps/>
            <w:color w:val="0000FF"/>
            <w:spacing w:val="5"/>
            <w:u w:val="single"/>
            <w:lang w:eastAsia="en-ZA"/>
          </w:rPr>
          <w:t>REVIEWS (0)</w:t>
        </w:r>
      </w:hyperlink>
    </w:p>
    <w:p w:rsidR="00A81BED" w:rsidRPr="00A81BED" w:rsidRDefault="00A81BED" w:rsidP="00A81BED">
      <w:pPr>
        <w:shd w:val="clear" w:color="auto" w:fill="FFFFFF"/>
        <w:spacing w:after="312"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t> </w:t>
      </w:r>
    </w:p>
    <w:p w:rsidR="00A81BED" w:rsidRPr="00A81BED" w:rsidRDefault="00A81BED" w:rsidP="00A81BED">
      <w:pPr>
        <w:shd w:val="clear" w:color="auto" w:fill="FFFFFF"/>
        <w:spacing w:after="312" w:line="240" w:lineRule="auto"/>
        <w:rPr>
          <w:rFonts w:ascii="Arial" w:eastAsia="Times New Roman" w:hAnsi="Arial" w:cs="Arial"/>
          <w:color w:val="777777"/>
          <w:sz w:val="27"/>
          <w:szCs w:val="27"/>
          <w:lang w:eastAsia="en-ZA"/>
        </w:rPr>
      </w:pPr>
      <w:r w:rsidRPr="00A81BED">
        <w:rPr>
          <w:rFonts w:ascii="Arial" w:eastAsia="Times New Roman" w:hAnsi="Arial" w:cs="Arial"/>
          <w:b/>
          <w:bCs/>
          <w:noProof/>
          <w:color w:val="777777"/>
          <w:sz w:val="27"/>
          <w:szCs w:val="27"/>
          <w:lang w:eastAsia="en-ZA"/>
        </w:rPr>
        <w:lastRenderedPageBreak/>
        <w:drawing>
          <wp:inline distT="0" distB="0" distL="0" distR="0" wp14:anchorId="24EE2A0D" wp14:editId="2F5F6FEA">
            <wp:extent cx="11811000" cy="8162925"/>
            <wp:effectExtent l="0" t="0" r="0" b="9525"/>
            <wp:docPr id="1" name="Picture 1" descr="https://www.incredible.co.za/media/wysiwyg/IC_home_page/i12mini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incredible.co.za/media/wysiwyg/IC_home_page/i12mini1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11000" cy="8162925"/>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r w:rsidRPr="00A81BED">
        <w:rPr>
          <w:rFonts w:ascii="Arial" w:eastAsia="Times New Roman" w:hAnsi="Arial" w:cs="Arial"/>
          <w:noProof/>
          <w:color w:val="777777"/>
          <w:sz w:val="27"/>
          <w:szCs w:val="27"/>
          <w:lang w:eastAsia="en-ZA"/>
        </w:rPr>
        <w:lastRenderedPageBreak/>
        <w:drawing>
          <wp:inline distT="0" distB="0" distL="0" distR="0" wp14:anchorId="5FD0032C" wp14:editId="4DD6D4C9">
            <wp:extent cx="11811000" cy="6486525"/>
            <wp:effectExtent l="0" t="0" r="0" b="9525"/>
            <wp:docPr id="2" name="Picture 2" descr="https://www.incredible.co.za/media/wysiwyg/IC_home_page/i12min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incredible.co.za/media/wysiwyg/IC_home_page/i12mini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11000" cy="6486525"/>
                    </a:xfrm>
                    <a:prstGeom prst="rect">
                      <a:avLst/>
                    </a:prstGeom>
                    <a:noFill/>
                    <a:ln>
                      <a:noFill/>
                    </a:ln>
                  </pic:spPr>
                </pic:pic>
              </a:graphicData>
            </a:graphic>
          </wp:inline>
        </w:drawing>
      </w:r>
    </w:p>
    <w:p w:rsidR="00A81BED" w:rsidRPr="00A81BED" w:rsidRDefault="00A81BED" w:rsidP="00A81BED">
      <w:pPr>
        <w:shd w:val="clear" w:color="auto" w:fill="FFFFFF"/>
        <w:spacing w:after="312" w:line="240" w:lineRule="auto"/>
        <w:rPr>
          <w:rFonts w:ascii="Arial" w:eastAsia="Times New Roman" w:hAnsi="Arial" w:cs="Arial"/>
          <w:color w:val="777777"/>
          <w:sz w:val="27"/>
          <w:szCs w:val="27"/>
          <w:lang w:eastAsia="en-ZA"/>
        </w:rPr>
      </w:pPr>
      <w:r w:rsidRPr="00A81BED">
        <w:rPr>
          <w:rFonts w:ascii="Arial" w:eastAsia="Times New Roman" w:hAnsi="Arial" w:cs="Arial"/>
          <w:noProof/>
          <w:color w:val="777777"/>
          <w:sz w:val="27"/>
          <w:szCs w:val="27"/>
          <w:lang w:eastAsia="en-ZA"/>
        </w:rPr>
        <w:lastRenderedPageBreak/>
        <w:drawing>
          <wp:inline distT="0" distB="0" distL="0" distR="0" wp14:anchorId="4A168FA4" wp14:editId="45CD1726">
            <wp:extent cx="11811000" cy="6238875"/>
            <wp:effectExtent l="0" t="0" r="0" b="9525"/>
            <wp:docPr id="3" name="Picture 3" descr="https://www.incredible.co.za/media/wysiwyg/IC_home_page/i12min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incredible.co.za/media/wysiwyg/IC_home_page/i12mini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11000" cy="6238875"/>
                    </a:xfrm>
                    <a:prstGeom prst="rect">
                      <a:avLst/>
                    </a:prstGeom>
                    <a:noFill/>
                    <a:ln>
                      <a:noFill/>
                    </a:ln>
                  </pic:spPr>
                </pic:pic>
              </a:graphicData>
            </a:graphic>
          </wp:inline>
        </w:drawing>
      </w:r>
    </w:p>
    <w:p w:rsidR="00A81BED" w:rsidRPr="00A81BED" w:rsidRDefault="00A81BED" w:rsidP="00A81BED">
      <w:pPr>
        <w:shd w:val="clear" w:color="auto" w:fill="FFFFFF"/>
        <w:spacing w:after="312" w:line="240" w:lineRule="auto"/>
        <w:jc w:val="center"/>
        <w:rPr>
          <w:rFonts w:ascii="Arial" w:eastAsia="Times New Roman" w:hAnsi="Arial" w:cs="Arial"/>
          <w:color w:val="777777"/>
          <w:sz w:val="27"/>
          <w:szCs w:val="27"/>
          <w:lang w:eastAsia="en-ZA"/>
        </w:rPr>
      </w:pPr>
      <w:r w:rsidRPr="00A81BED">
        <w:rPr>
          <w:rFonts w:ascii="Arial" w:eastAsia="Times New Roman" w:hAnsi="Arial" w:cs="Arial"/>
          <w:noProof/>
          <w:color w:val="777777"/>
          <w:sz w:val="27"/>
          <w:szCs w:val="27"/>
          <w:lang w:eastAsia="en-ZA"/>
        </w:rPr>
        <w:lastRenderedPageBreak/>
        <w:drawing>
          <wp:inline distT="0" distB="0" distL="0" distR="0" wp14:anchorId="5E916C8E" wp14:editId="64822912">
            <wp:extent cx="11811000" cy="6667500"/>
            <wp:effectExtent l="0" t="0" r="0" b="0"/>
            <wp:docPr id="4" name="Picture 4" descr="https://www.incredible.co.za/media/wysiwyg/IC_home_page/i12mi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incredible.co.za/media/wysiwyg/IC_home_page/i12mini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0" cy="6667500"/>
                    </a:xfrm>
                    <a:prstGeom prst="rect">
                      <a:avLst/>
                    </a:prstGeom>
                    <a:noFill/>
                    <a:ln>
                      <a:noFill/>
                    </a:ln>
                  </pic:spPr>
                </pic:pic>
              </a:graphicData>
            </a:graphic>
          </wp:inline>
        </w:drawing>
      </w:r>
    </w:p>
    <w:p w:rsidR="00A81BED" w:rsidRPr="00A81BED" w:rsidRDefault="00A81BED" w:rsidP="00A81BED">
      <w:pPr>
        <w:shd w:val="clear" w:color="auto" w:fill="FFFFFF"/>
        <w:spacing w:after="312" w:line="240" w:lineRule="auto"/>
        <w:jc w:val="center"/>
        <w:rPr>
          <w:rFonts w:ascii="Arial" w:eastAsia="Times New Roman" w:hAnsi="Arial" w:cs="Arial"/>
          <w:color w:val="777777"/>
          <w:sz w:val="27"/>
          <w:szCs w:val="27"/>
          <w:lang w:eastAsia="en-ZA"/>
        </w:rPr>
      </w:pPr>
      <w:r w:rsidRPr="00A81BED">
        <w:rPr>
          <w:rFonts w:ascii="Arial" w:eastAsia="Times New Roman" w:hAnsi="Arial" w:cs="Arial"/>
          <w:noProof/>
          <w:color w:val="777777"/>
          <w:sz w:val="27"/>
          <w:szCs w:val="27"/>
          <w:lang w:eastAsia="en-ZA"/>
        </w:rPr>
        <w:lastRenderedPageBreak/>
        <w:drawing>
          <wp:inline distT="0" distB="0" distL="0" distR="0" wp14:anchorId="0BFE6598" wp14:editId="623EA20C">
            <wp:extent cx="11811000" cy="6410325"/>
            <wp:effectExtent l="0" t="0" r="0" b="9525"/>
            <wp:docPr id="5" name="Picture 5" descr="https://www.incredible.co.za/media/wysiwyg/IC_home_page/i12min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incredible.co.za/media/wysiwyg/IC_home_page/i12mini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11000" cy="6410325"/>
                    </a:xfrm>
                    <a:prstGeom prst="rect">
                      <a:avLst/>
                    </a:prstGeom>
                    <a:noFill/>
                    <a:ln>
                      <a:noFill/>
                    </a:ln>
                  </pic:spPr>
                </pic:pic>
              </a:graphicData>
            </a:graphic>
          </wp:inline>
        </w:drawing>
      </w:r>
    </w:p>
    <w:p w:rsidR="00A81BED" w:rsidRPr="00A81BED" w:rsidRDefault="00A81BED" w:rsidP="00A81BED">
      <w:pPr>
        <w:shd w:val="clear" w:color="auto" w:fill="FFFFFF"/>
        <w:spacing w:after="312" w:line="240" w:lineRule="auto"/>
        <w:rPr>
          <w:rFonts w:ascii="Arial" w:eastAsia="Times New Roman" w:hAnsi="Arial" w:cs="Arial"/>
          <w:color w:val="777777"/>
          <w:sz w:val="27"/>
          <w:szCs w:val="27"/>
          <w:lang w:eastAsia="en-ZA"/>
        </w:rPr>
      </w:pPr>
      <w:r w:rsidRPr="00A81BED">
        <w:rPr>
          <w:rFonts w:ascii="Arial" w:eastAsia="Times New Roman" w:hAnsi="Arial" w:cs="Arial"/>
          <w:noProof/>
          <w:color w:val="777777"/>
          <w:sz w:val="27"/>
          <w:szCs w:val="27"/>
          <w:lang w:eastAsia="en-ZA"/>
        </w:rPr>
        <w:lastRenderedPageBreak/>
        <w:drawing>
          <wp:inline distT="0" distB="0" distL="0" distR="0" wp14:anchorId="398C422C" wp14:editId="274067BB">
            <wp:extent cx="11811000" cy="6753225"/>
            <wp:effectExtent l="0" t="0" r="0" b="9525"/>
            <wp:docPr id="6" name="Picture 6" descr="https://www.incredible.co.za/media/wysiwyg/IC_home_page/i12min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incredible.co.za/media/wysiwyg/IC_home_page/i12mini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0" cy="6753225"/>
                    </a:xfrm>
                    <a:prstGeom prst="rect">
                      <a:avLst/>
                    </a:prstGeom>
                    <a:noFill/>
                    <a:ln>
                      <a:noFill/>
                    </a:ln>
                  </pic:spPr>
                </pic:pic>
              </a:graphicData>
            </a:graphic>
          </wp:inline>
        </w:drawing>
      </w:r>
    </w:p>
    <w:tbl>
      <w:tblPr>
        <w:tblW w:w="10875" w:type="dxa"/>
        <w:tblCellSpacing w:w="15" w:type="dxa"/>
        <w:tblCellMar>
          <w:top w:w="15" w:type="dxa"/>
          <w:left w:w="15" w:type="dxa"/>
          <w:bottom w:w="15" w:type="dxa"/>
          <w:right w:w="15" w:type="dxa"/>
        </w:tblCellMar>
        <w:tblLook w:val="04A0" w:firstRow="1" w:lastRow="0" w:firstColumn="1" w:lastColumn="0" w:noHBand="0" w:noVBand="1"/>
      </w:tblPr>
      <w:tblGrid>
        <w:gridCol w:w="5437"/>
        <w:gridCol w:w="5438"/>
      </w:tblGrid>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Arial" w:eastAsia="Times New Roman" w:hAnsi="Arial" w:cs="Arial"/>
                <w:color w:val="777777"/>
                <w:sz w:val="27"/>
                <w:szCs w:val="27"/>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r w:rsidR="00A81BED" w:rsidRPr="00A81BED" w:rsidTr="00A81BED">
        <w:trPr>
          <w:tblCellSpacing w:w="15" w:type="dxa"/>
        </w:trPr>
        <w:tc>
          <w:tcPr>
            <w:tcW w:w="0" w:type="auto"/>
            <w:tcBorders>
              <w:bottom w:val="single" w:sz="6" w:space="0" w:color="ECECEC"/>
            </w:tcBorders>
            <w:tcMar>
              <w:top w:w="120" w:type="dxa"/>
              <w:left w:w="0" w:type="dxa"/>
              <w:bottom w:w="120" w:type="dxa"/>
              <w:right w:w="12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c>
          <w:tcPr>
            <w:tcW w:w="0" w:type="auto"/>
            <w:tcBorders>
              <w:bottom w:val="single" w:sz="6" w:space="0" w:color="ECECEC"/>
            </w:tcBorders>
            <w:tcMar>
              <w:top w:w="120" w:type="dxa"/>
              <w:left w:w="120" w:type="dxa"/>
              <w:bottom w:w="120" w:type="dxa"/>
              <w:right w:w="0" w:type="dxa"/>
            </w:tcMar>
            <w:vAlign w:val="center"/>
            <w:hideMark/>
          </w:tcPr>
          <w:p w:rsidR="00A81BED" w:rsidRPr="00A81BED" w:rsidRDefault="00A81BED" w:rsidP="00A81BED">
            <w:pPr>
              <w:spacing w:after="0" w:line="240" w:lineRule="auto"/>
              <w:rPr>
                <w:rFonts w:ascii="Times New Roman" w:eastAsia="Times New Roman" w:hAnsi="Times New Roman" w:cs="Times New Roman"/>
                <w:sz w:val="20"/>
                <w:szCs w:val="20"/>
                <w:lang w:eastAsia="en-ZA"/>
              </w:rPr>
            </w:pPr>
          </w:p>
        </w:tc>
      </w:tr>
    </w:tbl>
    <w:p w:rsidR="00A81BED" w:rsidRPr="00A81BED" w:rsidRDefault="00A81BED" w:rsidP="00A81BED">
      <w:pPr>
        <w:pBdr>
          <w:bottom w:val="single" w:sz="6" w:space="1" w:color="auto"/>
        </w:pBdr>
        <w:spacing w:after="0" w:line="240" w:lineRule="auto"/>
        <w:jc w:val="center"/>
        <w:rPr>
          <w:rFonts w:ascii="Arial" w:eastAsia="Times New Roman" w:hAnsi="Arial" w:cs="Arial"/>
          <w:vanish/>
          <w:sz w:val="16"/>
          <w:szCs w:val="16"/>
          <w:lang w:eastAsia="en-ZA"/>
        </w:rPr>
      </w:pPr>
      <w:r w:rsidRPr="00A81BED">
        <w:rPr>
          <w:rFonts w:ascii="Arial" w:eastAsia="Times New Roman" w:hAnsi="Arial" w:cs="Arial"/>
          <w:vanish/>
          <w:sz w:val="16"/>
          <w:szCs w:val="16"/>
          <w:lang w:eastAsia="en-ZA"/>
        </w:rPr>
        <w:lastRenderedPageBreak/>
        <w:t>Top of Form</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t xml:space="preserve">            </w:t>
      </w:r>
      <w:r w:rsidRPr="00A81BED">
        <w:rPr>
          <w:rFonts w:ascii="Arial" w:eastAsia="Times New Roman" w:hAnsi="Arial" w:cs="Arial"/>
          <w:color w:val="777777"/>
          <w:sz w:val="27"/>
          <w:szCs w:val="27"/>
          <w:lang w:eastAsia="en-ZA"/>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88.5pt;height:18pt" o:ole="">
            <v:imagedata r:id="rId26" o:title=""/>
          </v:shape>
          <w:control r:id="rId27" w:name="DefaultOcxName" w:shapeid="_x0000_i1042"/>
        </w:object>
      </w:r>
    </w:p>
    <w:p w:rsidR="00A81BED" w:rsidRPr="00A81BED" w:rsidRDefault="00A81BED" w:rsidP="00A81BED">
      <w:pPr>
        <w:shd w:val="clear" w:color="auto" w:fill="FFFFFF"/>
        <w:spacing w:after="120"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object w:dxaOrig="1440" w:dyaOrig="1440">
          <v:shape id="_x0000_i1041" type="#_x0000_t75" style="width:192.75pt;height:102.75pt" o:ole="">
            <v:imagedata r:id="rId28" o:title=""/>
          </v:shape>
          <w:control r:id="rId29" w:name="DefaultOcxName1" w:shapeid="_x0000_i1041"/>
        </w:object>
      </w:r>
    </w:p>
    <w:p w:rsidR="00A81BED" w:rsidRPr="00A81BED" w:rsidRDefault="00A81BED" w:rsidP="00A81BED">
      <w:pPr>
        <w:shd w:val="clear" w:color="auto" w:fill="FFFFFF"/>
        <w:spacing w:after="120"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object w:dxaOrig="1440" w:dyaOrig="1440">
          <v:shape id="_x0000_i1040" type="#_x0000_t75" style="width:123.75pt;height:18pt" o:ole="">
            <v:imagedata r:id="rId30" o:title=""/>
          </v:shape>
          <w:control r:id="rId31" w:name="DefaultOcxName2" w:shapeid="_x0000_i1040"/>
        </w:object>
      </w:r>
    </w:p>
    <w:p w:rsidR="00A81BED" w:rsidRPr="00A81BED" w:rsidRDefault="00A81BED" w:rsidP="00A81BED">
      <w:pPr>
        <w:shd w:val="clear" w:color="auto" w:fill="FFFFFF"/>
        <w:spacing w:after="120"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object w:dxaOrig="1440" w:dyaOrig="1440">
          <v:shape id="_x0000_i1039" type="#_x0000_t75" style="width:123.75pt;height:18pt" o:ole="">
            <v:imagedata r:id="rId30" o:title=""/>
          </v:shape>
          <w:control r:id="rId32" w:name="DefaultOcxName3" w:shapeid="_x0000_i1039"/>
        </w:object>
      </w:r>
    </w:p>
    <w:p w:rsidR="00A81BED" w:rsidRPr="00A81BED" w:rsidRDefault="00A81BED" w:rsidP="00A81BED">
      <w:pPr>
        <w:shd w:val="clear" w:color="auto" w:fill="FFFFFF"/>
        <w:spacing w:after="120"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object w:dxaOrig="1440" w:dyaOrig="1440">
          <v:shape id="_x0000_i1038" type="#_x0000_t75" style="width:20.25pt;height:18pt" o:ole="">
            <v:imagedata r:id="rId33" o:title=""/>
          </v:shape>
          <w:control r:id="rId34" w:name="DefaultOcxName4" w:shapeid="_x0000_i1038"/>
        </w:object>
      </w:r>
    </w:p>
    <w:p w:rsidR="00A81BED" w:rsidRPr="00A81BED" w:rsidRDefault="00A81BED" w:rsidP="00A81BED">
      <w:pPr>
        <w:shd w:val="clear" w:color="auto" w:fill="FFFFFF"/>
        <w:spacing w:after="120"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object w:dxaOrig="1440" w:dyaOrig="1440">
          <v:shape id="_x0000_i1037" type="#_x0000_t75" style="width:36.75pt;height:22.5pt" o:ole="">
            <v:imagedata r:id="rId35" o:title=""/>
          </v:shape>
          <w:control r:id="rId36" w:name="DefaultOcxName5" w:shapeid="_x0000_i1037"/>
        </w:object>
      </w:r>
    </w:p>
    <w:p w:rsidR="00A81BED" w:rsidRPr="00A81BED" w:rsidRDefault="00A81BED" w:rsidP="00A81BED">
      <w:pPr>
        <w:pBdr>
          <w:top w:val="single" w:sz="6" w:space="1" w:color="auto"/>
        </w:pBdr>
        <w:spacing w:after="0" w:line="240" w:lineRule="auto"/>
        <w:jc w:val="center"/>
        <w:rPr>
          <w:rFonts w:ascii="Arial" w:eastAsia="Times New Roman" w:hAnsi="Arial" w:cs="Arial"/>
          <w:vanish/>
          <w:sz w:val="16"/>
          <w:szCs w:val="16"/>
          <w:lang w:eastAsia="en-ZA"/>
        </w:rPr>
      </w:pPr>
      <w:r w:rsidRPr="00A81BED">
        <w:rPr>
          <w:rFonts w:ascii="Arial" w:eastAsia="Times New Roman" w:hAnsi="Arial" w:cs="Arial"/>
          <w:vanish/>
          <w:sz w:val="16"/>
          <w:szCs w:val="16"/>
          <w:lang w:eastAsia="en-ZA"/>
        </w:rPr>
        <w:t>Bottom of Form</w:t>
      </w:r>
    </w:p>
    <w:p w:rsidR="00A81BED" w:rsidRPr="00A81BED" w:rsidRDefault="00A81BED" w:rsidP="00A81BED">
      <w:pPr>
        <w:shd w:val="clear" w:color="auto" w:fill="FFFFFF"/>
        <w:spacing w:after="120" w:line="240" w:lineRule="auto"/>
        <w:outlineLvl w:val="2"/>
        <w:rPr>
          <w:rFonts w:ascii="Arial" w:eastAsia="Times New Roman" w:hAnsi="Arial" w:cs="Arial"/>
          <w:b/>
          <w:bCs/>
          <w:caps/>
          <w:color w:val="555555"/>
          <w:spacing w:val="12"/>
          <w:sz w:val="34"/>
          <w:szCs w:val="34"/>
          <w:lang w:eastAsia="en-ZA"/>
        </w:rPr>
      </w:pPr>
      <w:r w:rsidRPr="00A81BED">
        <w:rPr>
          <w:rFonts w:ascii="Arial" w:eastAsia="Times New Roman" w:hAnsi="Arial" w:cs="Arial"/>
          <w:b/>
          <w:bCs/>
          <w:caps/>
          <w:color w:val="555555"/>
          <w:spacing w:val="12"/>
          <w:sz w:val="34"/>
          <w:szCs w:val="34"/>
          <w:lang w:eastAsia="en-ZA"/>
        </w:rPr>
        <w:t>RELATED PRODUCTS</w:t>
      </w:r>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drawing>
          <wp:inline distT="0" distB="0" distL="0" distR="0" wp14:anchorId="254A55F1" wp14:editId="7816EC30">
            <wp:extent cx="2352675" cy="2857500"/>
            <wp:effectExtent l="0" t="0" r="9525" b="0"/>
            <wp:docPr id="7" name="Picture 7" descr="https://snapcraze.co.za/wp-content/uploads/2020/02/galaxy-a51-black-1-247x300.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napcraze.co.za/wp-content/uploads/2020/02/galaxy-a51-black-1-247x300.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39"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BUDGET DEVICES</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40" w:history="1">
        <w:r w:rsidRPr="00A81BED">
          <w:rPr>
            <w:rFonts w:ascii="Arial" w:eastAsia="Times New Roman" w:hAnsi="Arial" w:cs="Arial"/>
            <w:color w:val="334862"/>
            <w:sz w:val="24"/>
            <w:szCs w:val="24"/>
            <w:u w:val="single"/>
            <w:lang w:eastAsia="en-ZA"/>
          </w:rPr>
          <w:t>Samsung Galaxy A51 128GB Prism Crush Black</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0" w:author="Unknown">
        <w:r w:rsidRPr="00A81BED">
          <w:rPr>
            <w:rFonts w:ascii="Arial" w:eastAsia="Times New Roman" w:hAnsi="Arial" w:cs="Arial"/>
            <w:color w:val="111111"/>
            <w:sz w:val="24"/>
            <w:szCs w:val="24"/>
            <w:lang w:eastAsia="en-ZA"/>
          </w:rPr>
          <w:delText>7,999.00</w:delText>
        </w:r>
      </w:del>
      <w:r w:rsidRPr="00A81BED">
        <w:rPr>
          <w:rFonts w:ascii="Arial" w:eastAsia="Times New Roman" w:hAnsi="Arial" w:cs="Arial"/>
          <w:color w:val="777777"/>
          <w:sz w:val="24"/>
          <w:szCs w:val="24"/>
          <w:lang w:eastAsia="en-ZA"/>
        </w:rPr>
        <w:t> </w:t>
      </w:r>
      <w:ins w:id="1" w:author="Unknown">
        <w:r w:rsidRPr="00A81BED">
          <w:rPr>
            <w:rFonts w:ascii="Arial" w:eastAsia="Times New Roman" w:hAnsi="Arial" w:cs="Arial"/>
            <w:b/>
            <w:bCs/>
            <w:color w:val="111111"/>
            <w:sz w:val="24"/>
            <w:szCs w:val="24"/>
            <w:lang w:eastAsia="en-ZA"/>
          </w:rPr>
          <w:t>R5</w:t>
        </w:r>
        <w:proofErr w:type="gramStart"/>
        <w:r w:rsidRPr="00A81BED">
          <w:rPr>
            <w:rFonts w:ascii="Arial" w:eastAsia="Times New Roman" w:hAnsi="Arial" w:cs="Arial"/>
            <w:b/>
            <w:bCs/>
            <w:color w:val="111111"/>
            <w:sz w:val="24"/>
            <w:szCs w:val="24"/>
            <w:lang w:eastAsia="en-ZA"/>
          </w:rPr>
          <w:t>,499.00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41" w:history="1">
        <w:r w:rsidRPr="00A81BED">
          <w:rPr>
            <w:rFonts w:ascii="Arial" w:eastAsia="Times New Roman" w:hAnsi="Arial" w:cs="Arial"/>
            <w:b/>
            <w:bCs/>
            <w:caps/>
            <w:color w:val="D61C5B"/>
            <w:spacing w:val="7"/>
            <w:sz w:val="19"/>
            <w:szCs w:val="19"/>
            <w:u w:val="single"/>
            <w:lang w:eastAsia="en-ZA"/>
          </w:rPr>
          <w:t>READ MORE</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lastRenderedPageBreak/>
        <w:drawing>
          <wp:inline distT="0" distB="0" distL="0" distR="0" wp14:anchorId="2FCFBAB8" wp14:editId="627F111E">
            <wp:extent cx="2352675" cy="2857500"/>
            <wp:effectExtent l="0" t="0" r="9525" b="0"/>
            <wp:docPr id="8" name="Picture 8" descr="https://snapcraze.co.za/wp-content/uploads/2020/06/Samsung-Galaxy-A31-Black-247x300.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napcraze.co.za/wp-content/uploads/2020/06/Samsung-Galaxy-A31-Black-247x300.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44"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BUDGET DEVICES</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45" w:history="1">
        <w:r w:rsidRPr="00A81BED">
          <w:rPr>
            <w:rFonts w:ascii="Arial" w:eastAsia="Times New Roman" w:hAnsi="Arial" w:cs="Arial"/>
            <w:color w:val="334862"/>
            <w:sz w:val="24"/>
            <w:szCs w:val="24"/>
            <w:u w:val="single"/>
            <w:lang w:eastAsia="en-ZA"/>
          </w:rPr>
          <w:t>Samsung Galaxy A31 128GB Prism Crush Black</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2" w:author="Unknown">
        <w:r w:rsidRPr="00A81BED">
          <w:rPr>
            <w:rFonts w:ascii="Arial" w:eastAsia="Times New Roman" w:hAnsi="Arial" w:cs="Arial"/>
            <w:color w:val="111111"/>
            <w:sz w:val="24"/>
            <w:szCs w:val="24"/>
            <w:lang w:eastAsia="en-ZA"/>
          </w:rPr>
          <w:delText>5,999.00</w:delText>
        </w:r>
      </w:del>
      <w:r w:rsidRPr="00A81BED">
        <w:rPr>
          <w:rFonts w:ascii="Arial" w:eastAsia="Times New Roman" w:hAnsi="Arial" w:cs="Arial"/>
          <w:color w:val="777777"/>
          <w:sz w:val="24"/>
          <w:szCs w:val="24"/>
          <w:lang w:eastAsia="en-ZA"/>
        </w:rPr>
        <w:t> </w:t>
      </w:r>
      <w:ins w:id="3" w:author="Unknown">
        <w:r w:rsidRPr="00A81BED">
          <w:rPr>
            <w:rFonts w:ascii="Arial" w:eastAsia="Times New Roman" w:hAnsi="Arial" w:cs="Arial"/>
            <w:b/>
            <w:bCs/>
            <w:color w:val="111111"/>
            <w:sz w:val="24"/>
            <w:szCs w:val="24"/>
            <w:lang w:eastAsia="en-ZA"/>
          </w:rPr>
          <w:t>R4</w:t>
        </w:r>
        <w:proofErr w:type="gramStart"/>
        <w:r w:rsidRPr="00A81BED">
          <w:rPr>
            <w:rFonts w:ascii="Arial" w:eastAsia="Times New Roman" w:hAnsi="Arial" w:cs="Arial"/>
            <w:b/>
            <w:bCs/>
            <w:color w:val="111111"/>
            <w:sz w:val="24"/>
            <w:szCs w:val="24"/>
            <w:lang w:eastAsia="en-ZA"/>
          </w:rPr>
          <w:t>,999.00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46" w:history="1">
        <w:r w:rsidRPr="00A81BED">
          <w:rPr>
            <w:rFonts w:ascii="Arial" w:eastAsia="Times New Roman" w:hAnsi="Arial" w:cs="Arial"/>
            <w:b/>
            <w:bCs/>
            <w:caps/>
            <w:color w:val="D61C5B"/>
            <w:spacing w:val="7"/>
            <w:sz w:val="19"/>
            <w:szCs w:val="19"/>
            <w:u w:val="single"/>
            <w:lang w:eastAsia="en-ZA"/>
          </w:rPr>
          <w:t>ADD TO CART</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drawing>
          <wp:inline distT="0" distB="0" distL="0" distR="0" wp14:anchorId="4F3AF936" wp14:editId="05384486">
            <wp:extent cx="2352675" cy="2857500"/>
            <wp:effectExtent l="0" t="0" r="9525" b="0"/>
            <wp:docPr id="9" name="Picture 9" descr="https://snapcraze.co.za/wp-content/uploads/2019/09/iphone-11-black-247x300.jpe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napcraze.co.za/wp-content/uploads/2019/09/iphone-11-black-247x300.jpe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49"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APPLE</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50" w:history="1">
        <w:r w:rsidRPr="00A81BED">
          <w:rPr>
            <w:rFonts w:ascii="Arial" w:eastAsia="Times New Roman" w:hAnsi="Arial" w:cs="Arial"/>
            <w:color w:val="334862"/>
            <w:sz w:val="24"/>
            <w:szCs w:val="24"/>
            <w:u w:val="single"/>
            <w:lang w:eastAsia="en-ZA"/>
          </w:rPr>
          <w:t>Apple iPhone 11 64GB Black</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4" w:author="Unknown">
        <w:r w:rsidRPr="00A81BED">
          <w:rPr>
            <w:rFonts w:ascii="Arial" w:eastAsia="Times New Roman" w:hAnsi="Arial" w:cs="Arial"/>
            <w:color w:val="111111"/>
            <w:sz w:val="24"/>
            <w:szCs w:val="24"/>
            <w:lang w:eastAsia="en-ZA"/>
          </w:rPr>
          <w:delText>17,499.00</w:delText>
        </w:r>
      </w:del>
      <w:r w:rsidRPr="00A81BED">
        <w:rPr>
          <w:rFonts w:ascii="Arial" w:eastAsia="Times New Roman" w:hAnsi="Arial" w:cs="Arial"/>
          <w:color w:val="777777"/>
          <w:sz w:val="24"/>
          <w:szCs w:val="24"/>
          <w:lang w:eastAsia="en-ZA"/>
        </w:rPr>
        <w:t> </w:t>
      </w:r>
      <w:ins w:id="5" w:author="Unknown">
        <w:r w:rsidRPr="00A81BED">
          <w:rPr>
            <w:rFonts w:ascii="Arial" w:eastAsia="Times New Roman" w:hAnsi="Arial" w:cs="Arial"/>
            <w:b/>
            <w:bCs/>
            <w:color w:val="111111"/>
            <w:sz w:val="24"/>
            <w:szCs w:val="24"/>
            <w:lang w:eastAsia="en-ZA"/>
          </w:rPr>
          <w:t>R13</w:t>
        </w:r>
        <w:proofErr w:type="gramStart"/>
        <w:r w:rsidRPr="00A81BED">
          <w:rPr>
            <w:rFonts w:ascii="Arial" w:eastAsia="Times New Roman" w:hAnsi="Arial" w:cs="Arial"/>
            <w:b/>
            <w:bCs/>
            <w:color w:val="111111"/>
            <w:sz w:val="24"/>
            <w:szCs w:val="24"/>
            <w:lang w:eastAsia="en-ZA"/>
          </w:rPr>
          <w:t>,999.00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51" w:history="1">
        <w:r w:rsidRPr="00A81BED">
          <w:rPr>
            <w:rFonts w:ascii="Arial" w:eastAsia="Times New Roman" w:hAnsi="Arial" w:cs="Arial"/>
            <w:b/>
            <w:bCs/>
            <w:caps/>
            <w:color w:val="D61C5B"/>
            <w:spacing w:val="7"/>
            <w:sz w:val="19"/>
            <w:szCs w:val="19"/>
            <w:u w:val="single"/>
            <w:lang w:eastAsia="en-ZA"/>
          </w:rPr>
          <w:t>ADD TO CART</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lastRenderedPageBreak/>
        <w:drawing>
          <wp:inline distT="0" distB="0" distL="0" distR="0" wp14:anchorId="24777AB0" wp14:editId="115943AB">
            <wp:extent cx="2352675" cy="2857500"/>
            <wp:effectExtent l="0" t="0" r="9525" b="0"/>
            <wp:docPr id="10" name="Picture 10" descr="https://snapcraze.co.za/wp-content/uploads/2020/06/a31-blue-247x300.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napcraze.co.za/wp-content/uploads/2020/06/a31-blue-247x300.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54"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BUDGET DEVICES</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55" w:history="1">
        <w:r w:rsidRPr="00A81BED">
          <w:rPr>
            <w:rFonts w:ascii="Arial" w:eastAsia="Times New Roman" w:hAnsi="Arial" w:cs="Arial"/>
            <w:color w:val="334862"/>
            <w:sz w:val="24"/>
            <w:szCs w:val="24"/>
            <w:u w:val="single"/>
            <w:lang w:eastAsia="en-ZA"/>
          </w:rPr>
          <w:t xml:space="preserve">Samsung Galaxy A31 (Dual </w:t>
        </w:r>
        <w:proofErr w:type="spellStart"/>
        <w:r w:rsidRPr="00A81BED">
          <w:rPr>
            <w:rFonts w:ascii="Arial" w:eastAsia="Times New Roman" w:hAnsi="Arial" w:cs="Arial"/>
            <w:color w:val="334862"/>
            <w:sz w:val="24"/>
            <w:szCs w:val="24"/>
            <w:u w:val="single"/>
            <w:lang w:eastAsia="en-ZA"/>
          </w:rPr>
          <w:t>Sim</w:t>
        </w:r>
        <w:proofErr w:type="spellEnd"/>
        <w:r w:rsidRPr="00A81BED">
          <w:rPr>
            <w:rFonts w:ascii="Arial" w:eastAsia="Times New Roman" w:hAnsi="Arial" w:cs="Arial"/>
            <w:color w:val="334862"/>
            <w:sz w:val="24"/>
            <w:szCs w:val="24"/>
            <w:u w:val="single"/>
            <w:lang w:eastAsia="en-ZA"/>
          </w:rPr>
          <w:t>) 128GB Prism Crush Blue</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6" w:author="Unknown">
        <w:r w:rsidRPr="00A81BED">
          <w:rPr>
            <w:rFonts w:ascii="Arial" w:eastAsia="Times New Roman" w:hAnsi="Arial" w:cs="Arial"/>
            <w:color w:val="111111"/>
            <w:sz w:val="24"/>
            <w:szCs w:val="24"/>
            <w:lang w:eastAsia="en-ZA"/>
          </w:rPr>
          <w:delText>6,999.00</w:delText>
        </w:r>
      </w:del>
      <w:r w:rsidRPr="00A81BED">
        <w:rPr>
          <w:rFonts w:ascii="Arial" w:eastAsia="Times New Roman" w:hAnsi="Arial" w:cs="Arial"/>
          <w:color w:val="777777"/>
          <w:sz w:val="24"/>
          <w:szCs w:val="24"/>
          <w:lang w:eastAsia="en-ZA"/>
        </w:rPr>
        <w:t> </w:t>
      </w:r>
      <w:ins w:id="7" w:author="Unknown">
        <w:r w:rsidRPr="00A81BED">
          <w:rPr>
            <w:rFonts w:ascii="Arial" w:eastAsia="Times New Roman" w:hAnsi="Arial" w:cs="Arial"/>
            <w:b/>
            <w:bCs/>
            <w:color w:val="111111"/>
            <w:sz w:val="24"/>
            <w:szCs w:val="24"/>
            <w:lang w:eastAsia="en-ZA"/>
          </w:rPr>
          <w:t>R6</w:t>
        </w:r>
        <w:proofErr w:type="gramStart"/>
        <w:r w:rsidRPr="00A81BED">
          <w:rPr>
            <w:rFonts w:ascii="Arial" w:eastAsia="Times New Roman" w:hAnsi="Arial" w:cs="Arial"/>
            <w:b/>
            <w:bCs/>
            <w:color w:val="111111"/>
            <w:sz w:val="24"/>
            <w:szCs w:val="24"/>
            <w:lang w:eastAsia="en-ZA"/>
          </w:rPr>
          <w:t>,499.00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56" w:history="1">
        <w:r w:rsidRPr="00A81BED">
          <w:rPr>
            <w:rFonts w:ascii="Arial" w:eastAsia="Times New Roman" w:hAnsi="Arial" w:cs="Arial"/>
            <w:b/>
            <w:bCs/>
            <w:caps/>
            <w:color w:val="D61C5B"/>
            <w:spacing w:val="7"/>
            <w:sz w:val="19"/>
            <w:szCs w:val="19"/>
            <w:u w:val="single"/>
            <w:lang w:eastAsia="en-ZA"/>
          </w:rPr>
          <w:t>ADD TO CART</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drawing>
          <wp:inline distT="0" distB="0" distL="0" distR="0" wp14:anchorId="16AA8543" wp14:editId="789BA3E0">
            <wp:extent cx="2352675" cy="2857500"/>
            <wp:effectExtent l="0" t="0" r="9525" b="0"/>
            <wp:docPr id="11" name="Picture 11" descr="https://snapcraze.co.za/wp-content/uploads/2020/05/huawei-nova-5t-black-247x300.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napcraze.co.za/wp-content/uploads/2020/05/huawei-nova-5t-black-247x300.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59"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BUDGET DEVICES</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60" w:history="1">
        <w:r w:rsidRPr="00A81BED">
          <w:rPr>
            <w:rFonts w:ascii="Arial" w:eastAsia="Times New Roman" w:hAnsi="Arial" w:cs="Arial"/>
            <w:color w:val="334862"/>
            <w:sz w:val="24"/>
            <w:szCs w:val="24"/>
            <w:u w:val="single"/>
            <w:lang w:eastAsia="en-ZA"/>
          </w:rPr>
          <w:t xml:space="preserve">Huawei Nova 5T (Dual </w:t>
        </w:r>
        <w:proofErr w:type="spellStart"/>
        <w:r w:rsidRPr="00A81BED">
          <w:rPr>
            <w:rFonts w:ascii="Arial" w:eastAsia="Times New Roman" w:hAnsi="Arial" w:cs="Arial"/>
            <w:color w:val="334862"/>
            <w:sz w:val="24"/>
            <w:szCs w:val="24"/>
            <w:u w:val="single"/>
            <w:lang w:eastAsia="en-ZA"/>
          </w:rPr>
          <w:t>Sim</w:t>
        </w:r>
        <w:proofErr w:type="spellEnd"/>
        <w:r w:rsidRPr="00A81BED">
          <w:rPr>
            <w:rFonts w:ascii="Arial" w:eastAsia="Times New Roman" w:hAnsi="Arial" w:cs="Arial"/>
            <w:color w:val="334862"/>
            <w:sz w:val="24"/>
            <w:szCs w:val="24"/>
            <w:u w:val="single"/>
            <w:lang w:eastAsia="en-ZA"/>
          </w:rPr>
          <w:t>) 128GB Black</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8" w:author="Unknown">
        <w:r w:rsidRPr="00A81BED">
          <w:rPr>
            <w:rFonts w:ascii="Arial" w:eastAsia="Times New Roman" w:hAnsi="Arial" w:cs="Arial"/>
            <w:color w:val="111111"/>
            <w:sz w:val="24"/>
            <w:szCs w:val="24"/>
            <w:lang w:eastAsia="en-ZA"/>
          </w:rPr>
          <w:delText>12,999.00</w:delText>
        </w:r>
      </w:del>
      <w:r w:rsidRPr="00A81BED">
        <w:rPr>
          <w:rFonts w:ascii="Arial" w:eastAsia="Times New Roman" w:hAnsi="Arial" w:cs="Arial"/>
          <w:color w:val="777777"/>
          <w:sz w:val="24"/>
          <w:szCs w:val="24"/>
          <w:lang w:eastAsia="en-ZA"/>
        </w:rPr>
        <w:t> </w:t>
      </w:r>
      <w:ins w:id="9" w:author="Unknown">
        <w:r w:rsidRPr="00A81BED">
          <w:rPr>
            <w:rFonts w:ascii="Arial" w:eastAsia="Times New Roman" w:hAnsi="Arial" w:cs="Arial"/>
            <w:b/>
            <w:bCs/>
            <w:color w:val="111111"/>
            <w:sz w:val="24"/>
            <w:szCs w:val="24"/>
            <w:lang w:eastAsia="en-ZA"/>
          </w:rPr>
          <w:t>R7</w:t>
        </w:r>
        <w:proofErr w:type="gramStart"/>
        <w:r w:rsidRPr="00A81BED">
          <w:rPr>
            <w:rFonts w:ascii="Arial" w:eastAsia="Times New Roman" w:hAnsi="Arial" w:cs="Arial"/>
            <w:b/>
            <w:bCs/>
            <w:color w:val="111111"/>
            <w:sz w:val="24"/>
            <w:szCs w:val="24"/>
            <w:lang w:eastAsia="en-ZA"/>
          </w:rPr>
          <w:t>,250.00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61" w:history="1">
        <w:r w:rsidRPr="00A81BED">
          <w:rPr>
            <w:rFonts w:ascii="Arial" w:eastAsia="Times New Roman" w:hAnsi="Arial" w:cs="Arial"/>
            <w:b/>
            <w:bCs/>
            <w:caps/>
            <w:color w:val="D61C5B"/>
            <w:spacing w:val="7"/>
            <w:sz w:val="19"/>
            <w:szCs w:val="19"/>
            <w:u w:val="single"/>
            <w:lang w:eastAsia="en-ZA"/>
          </w:rPr>
          <w:t>READ MORE</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lastRenderedPageBreak/>
        <w:drawing>
          <wp:inline distT="0" distB="0" distL="0" distR="0" wp14:anchorId="26C70E38" wp14:editId="3F190E89">
            <wp:extent cx="2352675" cy="2857500"/>
            <wp:effectExtent l="0" t="0" r="9525" b="0"/>
            <wp:docPr id="12" name="Picture 12" descr="https://snapcraze.co.za/wp-content/uploads/2020/05/huawei-p40-lite-black-247x300.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napcraze.co.za/wp-content/uploads/2020/05/huawei-p40-lite-black-247x300.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64"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BUDGET DEVICES</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65" w:history="1">
        <w:r w:rsidRPr="00A81BED">
          <w:rPr>
            <w:rFonts w:ascii="Arial" w:eastAsia="Times New Roman" w:hAnsi="Arial" w:cs="Arial"/>
            <w:color w:val="334862"/>
            <w:sz w:val="24"/>
            <w:szCs w:val="24"/>
            <w:u w:val="single"/>
            <w:lang w:eastAsia="en-ZA"/>
          </w:rPr>
          <w:t xml:space="preserve">Huawei P40 </w:t>
        </w:r>
        <w:proofErr w:type="spellStart"/>
        <w:r w:rsidRPr="00A81BED">
          <w:rPr>
            <w:rFonts w:ascii="Arial" w:eastAsia="Times New Roman" w:hAnsi="Arial" w:cs="Arial"/>
            <w:color w:val="334862"/>
            <w:sz w:val="24"/>
            <w:szCs w:val="24"/>
            <w:u w:val="single"/>
            <w:lang w:eastAsia="en-ZA"/>
          </w:rPr>
          <w:t>lite</w:t>
        </w:r>
        <w:proofErr w:type="spellEnd"/>
        <w:r w:rsidRPr="00A81BED">
          <w:rPr>
            <w:rFonts w:ascii="Arial" w:eastAsia="Times New Roman" w:hAnsi="Arial" w:cs="Arial"/>
            <w:color w:val="334862"/>
            <w:sz w:val="24"/>
            <w:szCs w:val="24"/>
            <w:u w:val="single"/>
            <w:lang w:eastAsia="en-ZA"/>
          </w:rPr>
          <w:t xml:space="preserve"> (Dual </w:t>
        </w:r>
        <w:proofErr w:type="spellStart"/>
        <w:r w:rsidRPr="00A81BED">
          <w:rPr>
            <w:rFonts w:ascii="Arial" w:eastAsia="Times New Roman" w:hAnsi="Arial" w:cs="Arial"/>
            <w:color w:val="334862"/>
            <w:sz w:val="24"/>
            <w:szCs w:val="24"/>
            <w:u w:val="single"/>
            <w:lang w:eastAsia="en-ZA"/>
          </w:rPr>
          <w:t>Sim</w:t>
        </w:r>
        <w:proofErr w:type="spellEnd"/>
        <w:r w:rsidRPr="00A81BED">
          <w:rPr>
            <w:rFonts w:ascii="Arial" w:eastAsia="Times New Roman" w:hAnsi="Arial" w:cs="Arial"/>
            <w:color w:val="334862"/>
            <w:sz w:val="24"/>
            <w:szCs w:val="24"/>
            <w:u w:val="single"/>
            <w:lang w:eastAsia="en-ZA"/>
          </w:rPr>
          <w:t>) 128GB Midnight Black</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10" w:author="Unknown">
        <w:r w:rsidRPr="00A81BED">
          <w:rPr>
            <w:rFonts w:ascii="Arial" w:eastAsia="Times New Roman" w:hAnsi="Arial" w:cs="Arial"/>
            <w:color w:val="111111"/>
            <w:sz w:val="24"/>
            <w:szCs w:val="24"/>
            <w:lang w:eastAsia="en-ZA"/>
          </w:rPr>
          <w:delText>6,999.00</w:delText>
        </w:r>
      </w:del>
      <w:r w:rsidRPr="00A81BED">
        <w:rPr>
          <w:rFonts w:ascii="Arial" w:eastAsia="Times New Roman" w:hAnsi="Arial" w:cs="Arial"/>
          <w:color w:val="777777"/>
          <w:sz w:val="24"/>
          <w:szCs w:val="24"/>
          <w:lang w:eastAsia="en-ZA"/>
        </w:rPr>
        <w:t> </w:t>
      </w:r>
      <w:ins w:id="11" w:author="Unknown">
        <w:r w:rsidRPr="00A81BED">
          <w:rPr>
            <w:rFonts w:ascii="Arial" w:eastAsia="Times New Roman" w:hAnsi="Arial" w:cs="Arial"/>
            <w:b/>
            <w:bCs/>
            <w:color w:val="111111"/>
            <w:sz w:val="24"/>
            <w:szCs w:val="24"/>
            <w:lang w:eastAsia="en-ZA"/>
          </w:rPr>
          <w:t>R5</w:t>
        </w:r>
        <w:proofErr w:type="gramStart"/>
        <w:r w:rsidRPr="00A81BED">
          <w:rPr>
            <w:rFonts w:ascii="Arial" w:eastAsia="Times New Roman" w:hAnsi="Arial" w:cs="Arial"/>
            <w:b/>
            <w:bCs/>
            <w:color w:val="111111"/>
            <w:sz w:val="24"/>
            <w:szCs w:val="24"/>
            <w:lang w:eastAsia="en-ZA"/>
          </w:rPr>
          <w:t>,699.00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66" w:history="1">
        <w:r w:rsidRPr="00A81BED">
          <w:rPr>
            <w:rFonts w:ascii="Arial" w:eastAsia="Times New Roman" w:hAnsi="Arial" w:cs="Arial"/>
            <w:b/>
            <w:bCs/>
            <w:caps/>
            <w:color w:val="D61C5B"/>
            <w:spacing w:val="7"/>
            <w:sz w:val="19"/>
            <w:szCs w:val="19"/>
            <w:u w:val="single"/>
            <w:lang w:eastAsia="en-ZA"/>
          </w:rPr>
          <w:t>READ MORE</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drawing>
          <wp:inline distT="0" distB="0" distL="0" distR="0" wp14:anchorId="3D793AA2" wp14:editId="3ECAA9AE">
            <wp:extent cx="2352675" cy="2857500"/>
            <wp:effectExtent l="0" t="0" r="9525" b="0"/>
            <wp:docPr id="13" name="Picture 13" descr="https://snapcraze.co.za/wp-content/uploads/2019/09/apple-iphone-11-white-247x300.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napcraze.co.za/wp-content/uploads/2019/09/apple-iphone-11-white-247x300.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69"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APPLE</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70" w:history="1">
        <w:r w:rsidRPr="00A81BED">
          <w:rPr>
            <w:rFonts w:ascii="Arial" w:eastAsia="Times New Roman" w:hAnsi="Arial" w:cs="Arial"/>
            <w:color w:val="334862"/>
            <w:sz w:val="24"/>
            <w:szCs w:val="24"/>
            <w:u w:val="single"/>
            <w:lang w:eastAsia="en-ZA"/>
          </w:rPr>
          <w:t>Apple iPhone 11 256GB White</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12" w:author="Unknown">
        <w:r w:rsidRPr="00A81BED">
          <w:rPr>
            <w:rFonts w:ascii="Arial" w:eastAsia="Times New Roman" w:hAnsi="Arial" w:cs="Arial"/>
            <w:color w:val="111111"/>
            <w:sz w:val="24"/>
            <w:szCs w:val="24"/>
            <w:lang w:eastAsia="en-ZA"/>
          </w:rPr>
          <w:delText>21,999.00</w:delText>
        </w:r>
      </w:del>
      <w:r w:rsidRPr="00A81BED">
        <w:rPr>
          <w:rFonts w:ascii="Arial" w:eastAsia="Times New Roman" w:hAnsi="Arial" w:cs="Arial"/>
          <w:color w:val="777777"/>
          <w:sz w:val="24"/>
          <w:szCs w:val="24"/>
          <w:lang w:eastAsia="en-ZA"/>
        </w:rPr>
        <w:t> </w:t>
      </w:r>
      <w:ins w:id="13" w:author="Unknown">
        <w:r w:rsidRPr="00A81BED">
          <w:rPr>
            <w:rFonts w:ascii="Arial" w:eastAsia="Times New Roman" w:hAnsi="Arial" w:cs="Arial"/>
            <w:b/>
            <w:bCs/>
            <w:color w:val="111111"/>
            <w:sz w:val="24"/>
            <w:szCs w:val="24"/>
            <w:lang w:eastAsia="en-ZA"/>
          </w:rPr>
          <w:t>R20</w:t>
        </w:r>
        <w:proofErr w:type="gramStart"/>
        <w:r w:rsidRPr="00A81BED">
          <w:rPr>
            <w:rFonts w:ascii="Arial" w:eastAsia="Times New Roman" w:hAnsi="Arial" w:cs="Arial"/>
            <w:b/>
            <w:bCs/>
            <w:color w:val="111111"/>
            <w:sz w:val="24"/>
            <w:szCs w:val="24"/>
            <w:lang w:eastAsia="en-ZA"/>
          </w:rPr>
          <w:t>,999.00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71" w:history="1">
        <w:r w:rsidRPr="00A81BED">
          <w:rPr>
            <w:rFonts w:ascii="Arial" w:eastAsia="Times New Roman" w:hAnsi="Arial" w:cs="Arial"/>
            <w:b/>
            <w:bCs/>
            <w:caps/>
            <w:color w:val="D61C5B"/>
            <w:spacing w:val="7"/>
            <w:sz w:val="19"/>
            <w:szCs w:val="19"/>
            <w:u w:val="single"/>
            <w:lang w:eastAsia="en-ZA"/>
          </w:rPr>
          <w:t>READ MORE</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hyperlink r:id="rId72" w:history="1">
        <w:r w:rsidRPr="00A81BED">
          <w:rPr>
            <w:rFonts w:ascii="Arial" w:eastAsia="Times New Roman" w:hAnsi="Arial" w:cs="Arial"/>
            <w:noProof/>
            <w:color w:val="334862"/>
            <w:sz w:val="27"/>
            <w:szCs w:val="27"/>
            <w:lang w:eastAsia="en-ZA"/>
          </w:rPr>
          <w:drawing>
            <wp:inline distT="0" distB="0" distL="0" distR="0" wp14:anchorId="6ECB2CD8" wp14:editId="11659711">
              <wp:extent cx="2352675" cy="2857500"/>
              <wp:effectExtent l="0" t="0" r="9525" b="0"/>
              <wp:docPr id="14" name="Picture 14" descr="https://snapcraze.co.za/wp-content/uploads/2020/05/20200528_212917-247x300.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napcraze.co.za/wp-content/uploads/2020/05/20200528_212917-247x300.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r w:rsidRPr="00A81BED">
          <w:rPr>
            <w:rFonts w:ascii="Arial" w:eastAsia="Times New Roman" w:hAnsi="Arial" w:cs="Arial"/>
            <w:noProof/>
            <w:color w:val="334862"/>
            <w:sz w:val="27"/>
            <w:szCs w:val="27"/>
            <w:lang w:eastAsia="en-ZA"/>
          </w:rPr>
          <w:drawing>
            <wp:inline distT="0" distB="0" distL="0" distR="0" wp14:anchorId="03844C10" wp14:editId="735E351A">
              <wp:extent cx="2352675" cy="2857500"/>
              <wp:effectExtent l="0" t="0" r="9525" b="0"/>
              <wp:docPr id="15" name="Picture 15" descr="https://snapcraze.co.za/wp-content/uploads/2020/05/20200528_213001-247x300.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napcraze.co.za/wp-content/uploads/2020/05/20200528_213001-247x300.jpg">
                        <a:hlinkClick r:id="rId72"/>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75"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FLAGSHIP DEVICES</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76" w:history="1">
        <w:r w:rsidRPr="00A81BED">
          <w:rPr>
            <w:rFonts w:ascii="Arial" w:eastAsia="Times New Roman" w:hAnsi="Arial" w:cs="Arial"/>
            <w:color w:val="334862"/>
            <w:sz w:val="24"/>
            <w:szCs w:val="24"/>
            <w:u w:val="single"/>
            <w:lang w:eastAsia="en-ZA"/>
          </w:rPr>
          <w:t>Huawei P40 5G 128GB Black</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14" w:author="Unknown">
        <w:r w:rsidRPr="00A81BED">
          <w:rPr>
            <w:rFonts w:ascii="Arial" w:eastAsia="Times New Roman" w:hAnsi="Arial" w:cs="Arial"/>
            <w:color w:val="111111"/>
            <w:sz w:val="24"/>
            <w:szCs w:val="24"/>
            <w:lang w:eastAsia="en-ZA"/>
          </w:rPr>
          <w:delText>16,999.00</w:delText>
        </w:r>
      </w:del>
      <w:r w:rsidRPr="00A81BED">
        <w:rPr>
          <w:rFonts w:ascii="Arial" w:eastAsia="Times New Roman" w:hAnsi="Arial" w:cs="Arial"/>
          <w:color w:val="777777"/>
          <w:sz w:val="24"/>
          <w:szCs w:val="24"/>
          <w:lang w:eastAsia="en-ZA"/>
        </w:rPr>
        <w:t> </w:t>
      </w:r>
      <w:ins w:id="15" w:author="Unknown">
        <w:r w:rsidRPr="00A81BED">
          <w:rPr>
            <w:rFonts w:ascii="Arial" w:eastAsia="Times New Roman" w:hAnsi="Arial" w:cs="Arial"/>
            <w:b/>
            <w:bCs/>
            <w:color w:val="111111"/>
            <w:sz w:val="24"/>
            <w:szCs w:val="24"/>
            <w:lang w:eastAsia="en-ZA"/>
          </w:rPr>
          <w:t>R11</w:t>
        </w:r>
        <w:proofErr w:type="gramStart"/>
        <w:r w:rsidRPr="00A81BED">
          <w:rPr>
            <w:rFonts w:ascii="Arial" w:eastAsia="Times New Roman" w:hAnsi="Arial" w:cs="Arial"/>
            <w:b/>
            <w:bCs/>
            <w:color w:val="111111"/>
            <w:sz w:val="24"/>
            <w:szCs w:val="24"/>
            <w:lang w:eastAsia="en-ZA"/>
          </w:rPr>
          <w:t>,999.00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77" w:history="1">
        <w:r w:rsidRPr="00A81BED">
          <w:rPr>
            <w:rFonts w:ascii="Arial" w:eastAsia="Times New Roman" w:hAnsi="Arial" w:cs="Arial"/>
            <w:b/>
            <w:bCs/>
            <w:caps/>
            <w:color w:val="D61C5B"/>
            <w:spacing w:val="7"/>
            <w:sz w:val="19"/>
            <w:szCs w:val="19"/>
            <w:u w:val="single"/>
            <w:lang w:eastAsia="en-ZA"/>
          </w:rPr>
          <w:t>ADD TO CART</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hyperlink r:id="rId78" w:history="1">
        <w:r w:rsidRPr="00A81BED">
          <w:rPr>
            <w:rFonts w:ascii="Arial" w:eastAsia="Times New Roman" w:hAnsi="Arial" w:cs="Arial"/>
            <w:noProof/>
            <w:color w:val="334862"/>
            <w:sz w:val="27"/>
            <w:szCs w:val="27"/>
            <w:lang w:eastAsia="en-ZA"/>
          </w:rPr>
          <w:drawing>
            <wp:inline distT="0" distB="0" distL="0" distR="0" wp14:anchorId="0566C361" wp14:editId="06384E73">
              <wp:extent cx="2352675" cy="2857500"/>
              <wp:effectExtent l="0" t="0" r="9525" b="0"/>
              <wp:docPr id="16" name="Picture 16" descr="https://snapcraze.co.za/wp-content/uploads/2020/05/20200528_204111-1-247x300.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napcraze.co.za/wp-content/uploads/2020/05/20200528_204111-1-247x300.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r w:rsidRPr="00A81BED">
          <w:rPr>
            <w:rFonts w:ascii="Arial" w:eastAsia="Times New Roman" w:hAnsi="Arial" w:cs="Arial"/>
            <w:noProof/>
            <w:color w:val="334862"/>
            <w:sz w:val="27"/>
            <w:szCs w:val="27"/>
            <w:lang w:eastAsia="en-ZA"/>
          </w:rPr>
          <w:drawing>
            <wp:inline distT="0" distB="0" distL="0" distR="0" wp14:anchorId="5262113E" wp14:editId="46982354">
              <wp:extent cx="2352675" cy="2857500"/>
              <wp:effectExtent l="0" t="0" r="9525" b="0"/>
              <wp:docPr id="17" name="Picture 17" descr="https://snapcraze.co.za/wp-content/uploads/2020/05/20200528_204055-2-247x300.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napcraze.co.za/wp-content/uploads/2020/05/20200528_204055-2-247x300.jpg">
                        <a:hlinkClick r:id="rId78"/>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81"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FLAGSHIP DEVICES</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82" w:history="1">
        <w:r w:rsidRPr="00A81BED">
          <w:rPr>
            <w:rFonts w:ascii="Arial" w:eastAsia="Times New Roman" w:hAnsi="Arial" w:cs="Arial"/>
            <w:color w:val="334862"/>
            <w:sz w:val="24"/>
            <w:szCs w:val="24"/>
            <w:u w:val="single"/>
            <w:lang w:eastAsia="en-ZA"/>
          </w:rPr>
          <w:t>Huawei P40 Pro 5G 256GB Black – Brand New Open Box</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16" w:author="Unknown">
        <w:r w:rsidRPr="00A81BED">
          <w:rPr>
            <w:rFonts w:ascii="Arial" w:eastAsia="Times New Roman" w:hAnsi="Arial" w:cs="Arial"/>
            <w:color w:val="111111"/>
            <w:sz w:val="24"/>
            <w:szCs w:val="24"/>
            <w:lang w:eastAsia="en-ZA"/>
          </w:rPr>
          <w:delText>20,999.00</w:delText>
        </w:r>
      </w:del>
      <w:r w:rsidRPr="00A81BED">
        <w:rPr>
          <w:rFonts w:ascii="Arial" w:eastAsia="Times New Roman" w:hAnsi="Arial" w:cs="Arial"/>
          <w:color w:val="777777"/>
          <w:sz w:val="24"/>
          <w:szCs w:val="24"/>
          <w:lang w:eastAsia="en-ZA"/>
        </w:rPr>
        <w:t> </w:t>
      </w:r>
      <w:ins w:id="17" w:author="Unknown">
        <w:r w:rsidRPr="00A81BED">
          <w:rPr>
            <w:rFonts w:ascii="Arial" w:eastAsia="Times New Roman" w:hAnsi="Arial" w:cs="Arial"/>
            <w:b/>
            <w:bCs/>
            <w:color w:val="111111"/>
            <w:sz w:val="24"/>
            <w:szCs w:val="24"/>
            <w:lang w:eastAsia="en-ZA"/>
          </w:rPr>
          <w:t>R13</w:t>
        </w:r>
        <w:proofErr w:type="gramStart"/>
        <w:r w:rsidRPr="00A81BED">
          <w:rPr>
            <w:rFonts w:ascii="Arial" w:eastAsia="Times New Roman" w:hAnsi="Arial" w:cs="Arial"/>
            <w:b/>
            <w:bCs/>
            <w:color w:val="111111"/>
            <w:sz w:val="24"/>
            <w:szCs w:val="24"/>
            <w:lang w:eastAsia="en-ZA"/>
          </w:rPr>
          <w:t>,750.00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83" w:history="1">
        <w:r w:rsidRPr="00A81BED">
          <w:rPr>
            <w:rFonts w:ascii="Arial" w:eastAsia="Times New Roman" w:hAnsi="Arial" w:cs="Arial"/>
            <w:b/>
            <w:bCs/>
            <w:caps/>
            <w:color w:val="D61C5B"/>
            <w:spacing w:val="7"/>
            <w:sz w:val="19"/>
            <w:szCs w:val="19"/>
            <w:u w:val="single"/>
            <w:lang w:eastAsia="en-ZA"/>
          </w:rPr>
          <w:t>READ MORE</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lastRenderedPageBreak/>
        <w:drawing>
          <wp:inline distT="0" distB="0" distL="0" distR="0" wp14:anchorId="173C496C" wp14:editId="15991E37">
            <wp:extent cx="2352675" cy="2857500"/>
            <wp:effectExtent l="0" t="0" r="9525" b="0"/>
            <wp:docPr id="18" name="Picture 18" descr="https://snapcraze.co.za/wp-content/uploads/2020/06/p40-lite-green-247x300.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napcraze.co.za/wp-content/uploads/2020/06/p40-lite-green-247x300.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86"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BUDGET DEVICES</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87" w:history="1">
        <w:r w:rsidRPr="00A81BED">
          <w:rPr>
            <w:rFonts w:ascii="Arial" w:eastAsia="Times New Roman" w:hAnsi="Arial" w:cs="Arial"/>
            <w:color w:val="334862"/>
            <w:sz w:val="24"/>
            <w:szCs w:val="24"/>
            <w:u w:val="single"/>
            <w:lang w:eastAsia="en-ZA"/>
          </w:rPr>
          <w:t xml:space="preserve">Huawei P40 </w:t>
        </w:r>
        <w:proofErr w:type="spellStart"/>
        <w:r w:rsidRPr="00A81BED">
          <w:rPr>
            <w:rFonts w:ascii="Arial" w:eastAsia="Times New Roman" w:hAnsi="Arial" w:cs="Arial"/>
            <w:color w:val="334862"/>
            <w:sz w:val="24"/>
            <w:szCs w:val="24"/>
            <w:u w:val="single"/>
            <w:lang w:eastAsia="en-ZA"/>
          </w:rPr>
          <w:t>lite</w:t>
        </w:r>
        <w:proofErr w:type="spellEnd"/>
        <w:r w:rsidRPr="00A81BED">
          <w:rPr>
            <w:rFonts w:ascii="Arial" w:eastAsia="Times New Roman" w:hAnsi="Arial" w:cs="Arial"/>
            <w:color w:val="334862"/>
            <w:sz w:val="24"/>
            <w:szCs w:val="24"/>
            <w:u w:val="single"/>
            <w:lang w:eastAsia="en-ZA"/>
          </w:rPr>
          <w:t xml:space="preserve"> (Dual </w:t>
        </w:r>
        <w:proofErr w:type="spellStart"/>
        <w:r w:rsidRPr="00A81BED">
          <w:rPr>
            <w:rFonts w:ascii="Arial" w:eastAsia="Times New Roman" w:hAnsi="Arial" w:cs="Arial"/>
            <w:color w:val="334862"/>
            <w:sz w:val="24"/>
            <w:szCs w:val="24"/>
            <w:u w:val="single"/>
            <w:lang w:eastAsia="en-ZA"/>
          </w:rPr>
          <w:t>Sim</w:t>
        </w:r>
        <w:proofErr w:type="spellEnd"/>
        <w:r w:rsidRPr="00A81BED">
          <w:rPr>
            <w:rFonts w:ascii="Arial" w:eastAsia="Times New Roman" w:hAnsi="Arial" w:cs="Arial"/>
            <w:color w:val="334862"/>
            <w:sz w:val="24"/>
            <w:szCs w:val="24"/>
            <w:u w:val="single"/>
            <w:lang w:eastAsia="en-ZA"/>
          </w:rPr>
          <w:t>) 128GB Crush Green</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18" w:author="Unknown">
        <w:r w:rsidRPr="00A81BED">
          <w:rPr>
            <w:rFonts w:ascii="Arial" w:eastAsia="Times New Roman" w:hAnsi="Arial" w:cs="Arial"/>
            <w:color w:val="111111"/>
            <w:sz w:val="24"/>
            <w:szCs w:val="24"/>
            <w:lang w:eastAsia="en-ZA"/>
          </w:rPr>
          <w:delText>6,999.00</w:delText>
        </w:r>
      </w:del>
      <w:r w:rsidRPr="00A81BED">
        <w:rPr>
          <w:rFonts w:ascii="Arial" w:eastAsia="Times New Roman" w:hAnsi="Arial" w:cs="Arial"/>
          <w:color w:val="777777"/>
          <w:sz w:val="24"/>
          <w:szCs w:val="24"/>
          <w:lang w:eastAsia="en-ZA"/>
        </w:rPr>
        <w:t> </w:t>
      </w:r>
      <w:ins w:id="19" w:author="Unknown">
        <w:r w:rsidRPr="00A81BED">
          <w:rPr>
            <w:rFonts w:ascii="Arial" w:eastAsia="Times New Roman" w:hAnsi="Arial" w:cs="Arial"/>
            <w:b/>
            <w:bCs/>
            <w:color w:val="111111"/>
            <w:sz w:val="24"/>
            <w:szCs w:val="24"/>
            <w:lang w:eastAsia="en-ZA"/>
          </w:rPr>
          <w:t>R6</w:t>
        </w:r>
        <w:proofErr w:type="gramStart"/>
        <w:r w:rsidRPr="00A81BED">
          <w:rPr>
            <w:rFonts w:ascii="Arial" w:eastAsia="Times New Roman" w:hAnsi="Arial" w:cs="Arial"/>
            <w:b/>
            <w:bCs/>
            <w:color w:val="111111"/>
            <w:sz w:val="24"/>
            <w:szCs w:val="24"/>
            <w:lang w:eastAsia="en-ZA"/>
          </w:rPr>
          <w:t>,499.00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88" w:history="1">
        <w:r w:rsidRPr="00A81BED">
          <w:rPr>
            <w:rFonts w:ascii="Arial" w:eastAsia="Times New Roman" w:hAnsi="Arial" w:cs="Arial"/>
            <w:b/>
            <w:bCs/>
            <w:caps/>
            <w:color w:val="D61C5B"/>
            <w:spacing w:val="7"/>
            <w:sz w:val="19"/>
            <w:szCs w:val="19"/>
            <w:u w:val="single"/>
            <w:lang w:eastAsia="en-ZA"/>
          </w:rPr>
          <w:t>READ MORE</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drawing>
          <wp:inline distT="0" distB="0" distL="0" distR="0" wp14:anchorId="7ED97C29" wp14:editId="5ADBCE9A">
            <wp:extent cx="2352675" cy="2857500"/>
            <wp:effectExtent l="0" t="0" r="9525" b="0"/>
            <wp:docPr id="19" name="Picture 19" descr="https://snapcraze.co.za/wp-content/uploads/2020/07/galaxy-watch-gt2-247x300.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napcraze.co.za/wp-content/uploads/2020/07/galaxy-watch-gt2-247x300.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91"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SAMSUNG GALAXY WATCH</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92" w:history="1">
        <w:r w:rsidRPr="00A81BED">
          <w:rPr>
            <w:rFonts w:ascii="Arial" w:eastAsia="Times New Roman" w:hAnsi="Arial" w:cs="Arial"/>
            <w:color w:val="334862"/>
            <w:sz w:val="24"/>
            <w:szCs w:val="24"/>
            <w:u w:val="single"/>
            <w:lang w:eastAsia="en-ZA"/>
          </w:rPr>
          <w:t>Samsung Galaxy Watch Active 2 LTE 44mm – Black</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20" w:author="Unknown">
        <w:r w:rsidRPr="00A81BED">
          <w:rPr>
            <w:rFonts w:ascii="Arial" w:eastAsia="Times New Roman" w:hAnsi="Arial" w:cs="Arial"/>
            <w:color w:val="111111"/>
            <w:sz w:val="24"/>
            <w:szCs w:val="24"/>
            <w:lang w:eastAsia="en-ZA"/>
          </w:rPr>
          <w:delText>8,999.00</w:delText>
        </w:r>
      </w:del>
      <w:r w:rsidRPr="00A81BED">
        <w:rPr>
          <w:rFonts w:ascii="Arial" w:eastAsia="Times New Roman" w:hAnsi="Arial" w:cs="Arial"/>
          <w:color w:val="777777"/>
          <w:sz w:val="24"/>
          <w:szCs w:val="24"/>
          <w:lang w:eastAsia="en-ZA"/>
        </w:rPr>
        <w:t> </w:t>
      </w:r>
      <w:ins w:id="21" w:author="Unknown">
        <w:r w:rsidRPr="00A81BED">
          <w:rPr>
            <w:rFonts w:ascii="Arial" w:eastAsia="Times New Roman" w:hAnsi="Arial" w:cs="Arial"/>
            <w:b/>
            <w:bCs/>
            <w:color w:val="111111"/>
            <w:sz w:val="24"/>
            <w:szCs w:val="24"/>
            <w:lang w:eastAsia="en-ZA"/>
          </w:rPr>
          <w:t>R7</w:t>
        </w:r>
        <w:proofErr w:type="gramStart"/>
        <w:r w:rsidRPr="00A81BED">
          <w:rPr>
            <w:rFonts w:ascii="Arial" w:eastAsia="Times New Roman" w:hAnsi="Arial" w:cs="Arial"/>
            <w:b/>
            <w:bCs/>
            <w:color w:val="111111"/>
            <w:sz w:val="24"/>
            <w:szCs w:val="24"/>
            <w:lang w:eastAsia="en-ZA"/>
          </w:rPr>
          <w:t>,250.00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93" w:history="1">
        <w:r w:rsidRPr="00A81BED">
          <w:rPr>
            <w:rFonts w:ascii="Arial" w:eastAsia="Times New Roman" w:hAnsi="Arial" w:cs="Arial"/>
            <w:b/>
            <w:bCs/>
            <w:caps/>
            <w:color w:val="D61C5B"/>
            <w:spacing w:val="7"/>
            <w:sz w:val="19"/>
            <w:szCs w:val="19"/>
            <w:u w:val="single"/>
            <w:lang w:eastAsia="en-ZA"/>
          </w:rPr>
          <w:t>ADD TO CART</w:t>
        </w:r>
      </w:hyperlink>
    </w:p>
    <w:p w:rsidR="00A81BED" w:rsidRPr="00A81BED" w:rsidRDefault="00A81BED" w:rsidP="00A81BED">
      <w:pPr>
        <w:shd w:val="clear" w:color="auto" w:fill="DD5D5D"/>
        <w:spacing w:after="0" w:line="0" w:lineRule="auto"/>
        <w:jc w:val="center"/>
        <w:textAlignment w:val="center"/>
        <w:rPr>
          <w:rFonts w:ascii="Arial" w:eastAsia="Times New Roman" w:hAnsi="Arial" w:cs="Arial"/>
          <w:b/>
          <w:bCs/>
          <w:color w:val="FFFFFF"/>
          <w:sz w:val="27"/>
          <w:szCs w:val="27"/>
          <w:lang w:eastAsia="en-ZA"/>
        </w:rPr>
      </w:pPr>
      <w:r w:rsidRPr="00A81BED">
        <w:rPr>
          <w:rFonts w:ascii="Arial" w:eastAsia="Times New Roman" w:hAnsi="Arial" w:cs="Arial"/>
          <w:b/>
          <w:bCs/>
          <w:color w:val="FFFFFF"/>
          <w:sz w:val="27"/>
          <w:szCs w:val="27"/>
          <w:lang w:eastAsia="en-ZA"/>
        </w:rPr>
        <w:t>Sale!</w:t>
      </w:r>
    </w:p>
    <w:p w:rsidR="00A81BED" w:rsidRPr="00A81BED" w:rsidRDefault="00A81BED" w:rsidP="00A81BED">
      <w:pPr>
        <w:shd w:val="clear" w:color="auto" w:fill="FFFFFF"/>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334862"/>
          <w:sz w:val="27"/>
          <w:szCs w:val="27"/>
          <w:lang w:eastAsia="en-ZA"/>
        </w:rPr>
        <w:lastRenderedPageBreak/>
        <w:drawing>
          <wp:inline distT="0" distB="0" distL="0" distR="0" wp14:anchorId="787D3F7B" wp14:editId="44FCBE46">
            <wp:extent cx="2352675" cy="2857500"/>
            <wp:effectExtent l="0" t="0" r="9525" b="0"/>
            <wp:docPr id="20" name="Picture 20" descr="https://snapcraze.co.za/wp-content/uploads/2020/02/galaxy-a51-black-1-247x300.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napcraze.co.za/wp-content/uploads/2020/02/galaxy-a51-black-1-247x300.jpg">
                      <a:hlinkClick r:id="rId94"/>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2675" cy="2857500"/>
                    </a:xfrm>
                    <a:prstGeom prst="rect">
                      <a:avLst/>
                    </a:prstGeom>
                    <a:noFill/>
                    <a:ln>
                      <a:noFill/>
                    </a:ln>
                  </pic:spPr>
                </pic:pic>
              </a:graphicData>
            </a:graphic>
          </wp:inline>
        </w:drawing>
      </w:r>
    </w:p>
    <w:p w:rsidR="00A81BED" w:rsidRPr="00A81BED" w:rsidRDefault="00A81BED" w:rsidP="00A81BED">
      <w:pPr>
        <w:shd w:val="clear" w:color="auto" w:fill="FFFFFF"/>
        <w:spacing w:after="0" w:line="240" w:lineRule="auto"/>
        <w:jc w:val="center"/>
        <w:rPr>
          <w:rFonts w:ascii="Arial" w:eastAsia="Times New Roman" w:hAnsi="Arial" w:cs="Arial"/>
          <w:color w:val="777777"/>
          <w:sz w:val="27"/>
          <w:szCs w:val="27"/>
          <w:lang w:eastAsia="en-ZA"/>
        </w:rPr>
      </w:pPr>
      <w:hyperlink r:id="rId95" w:anchor="quick-view" w:history="1">
        <w:r w:rsidRPr="00A81BED">
          <w:rPr>
            <w:rFonts w:ascii="Arial" w:eastAsia="Times New Roman" w:hAnsi="Arial" w:cs="Arial"/>
            <w:b/>
            <w:bCs/>
            <w:caps/>
            <w:color w:val="F1F1F1"/>
            <w:sz w:val="23"/>
            <w:szCs w:val="23"/>
            <w:u w:val="single"/>
            <w:shd w:val="clear" w:color="auto" w:fill="D61C5B"/>
            <w:lang w:eastAsia="en-ZA"/>
          </w:rPr>
          <w:t>QUICK VIEW</w:t>
        </w:r>
      </w:hyperlink>
    </w:p>
    <w:p w:rsidR="00A81BED" w:rsidRPr="00A81BED" w:rsidRDefault="00A81BED" w:rsidP="00A81BED">
      <w:pPr>
        <w:shd w:val="clear" w:color="auto" w:fill="FFFFFF"/>
        <w:spacing w:before="24" w:after="24" w:line="240" w:lineRule="auto"/>
        <w:jc w:val="center"/>
        <w:rPr>
          <w:rFonts w:ascii="Arial" w:eastAsia="Times New Roman" w:hAnsi="Arial" w:cs="Arial"/>
          <w:caps/>
          <w:color w:val="777777"/>
          <w:spacing w:val="12"/>
          <w:sz w:val="18"/>
          <w:szCs w:val="18"/>
          <w:lang w:eastAsia="en-ZA"/>
        </w:rPr>
      </w:pPr>
      <w:r w:rsidRPr="00A81BED">
        <w:rPr>
          <w:rFonts w:ascii="Arial" w:eastAsia="Times New Roman" w:hAnsi="Arial" w:cs="Arial"/>
          <w:caps/>
          <w:color w:val="777777"/>
          <w:spacing w:val="12"/>
          <w:sz w:val="18"/>
          <w:szCs w:val="18"/>
          <w:lang w:eastAsia="en-ZA"/>
        </w:rPr>
        <w:t>BUDGET DEVICES</w:t>
      </w:r>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96" w:history="1">
        <w:r w:rsidRPr="00A81BED">
          <w:rPr>
            <w:rFonts w:ascii="Arial" w:eastAsia="Times New Roman" w:hAnsi="Arial" w:cs="Arial"/>
            <w:color w:val="334862"/>
            <w:sz w:val="24"/>
            <w:szCs w:val="24"/>
            <w:u w:val="single"/>
            <w:lang w:eastAsia="en-ZA"/>
          </w:rPr>
          <w:t xml:space="preserve">Samsung Galaxy A51 128GB (Dual </w:t>
        </w:r>
        <w:proofErr w:type="spellStart"/>
        <w:r w:rsidRPr="00A81BED">
          <w:rPr>
            <w:rFonts w:ascii="Arial" w:eastAsia="Times New Roman" w:hAnsi="Arial" w:cs="Arial"/>
            <w:color w:val="334862"/>
            <w:sz w:val="24"/>
            <w:szCs w:val="24"/>
            <w:u w:val="single"/>
            <w:lang w:eastAsia="en-ZA"/>
          </w:rPr>
          <w:t>Sim</w:t>
        </w:r>
        <w:proofErr w:type="spellEnd"/>
        <w:r w:rsidRPr="00A81BED">
          <w:rPr>
            <w:rFonts w:ascii="Arial" w:eastAsia="Times New Roman" w:hAnsi="Arial" w:cs="Arial"/>
            <w:color w:val="334862"/>
            <w:sz w:val="24"/>
            <w:szCs w:val="24"/>
            <w:u w:val="single"/>
            <w:lang w:eastAsia="en-ZA"/>
          </w:rPr>
          <w:t>) Prism Crush Black</w:t>
        </w:r>
      </w:hyperlink>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color w:val="111111"/>
          <w:sz w:val="24"/>
          <w:szCs w:val="24"/>
          <w:lang w:eastAsia="en-ZA"/>
        </w:rPr>
        <w:t>R</w:t>
      </w:r>
      <w:del w:id="22" w:author="Unknown">
        <w:r w:rsidRPr="00A81BED">
          <w:rPr>
            <w:rFonts w:ascii="Arial" w:eastAsia="Times New Roman" w:hAnsi="Arial" w:cs="Arial"/>
            <w:color w:val="111111"/>
            <w:sz w:val="24"/>
            <w:szCs w:val="24"/>
            <w:lang w:eastAsia="en-ZA"/>
          </w:rPr>
          <w:delText>8,499.00</w:delText>
        </w:r>
      </w:del>
      <w:r w:rsidRPr="00A81BED">
        <w:rPr>
          <w:rFonts w:ascii="Arial" w:eastAsia="Times New Roman" w:hAnsi="Arial" w:cs="Arial"/>
          <w:color w:val="777777"/>
          <w:sz w:val="24"/>
          <w:szCs w:val="24"/>
          <w:lang w:eastAsia="en-ZA"/>
        </w:rPr>
        <w:t> </w:t>
      </w:r>
      <w:ins w:id="23" w:author="Unknown">
        <w:r w:rsidRPr="00A81BED">
          <w:rPr>
            <w:rFonts w:ascii="Arial" w:eastAsia="Times New Roman" w:hAnsi="Arial" w:cs="Arial"/>
            <w:b/>
            <w:bCs/>
            <w:color w:val="111111"/>
            <w:sz w:val="24"/>
            <w:szCs w:val="24"/>
            <w:lang w:eastAsia="en-ZA"/>
          </w:rPr>
          <w:t>R7</w:t>
        </w:r>
        <w:proofErr w:type="gramStart"/>
        <w:r w:rsidRPr="00A81BED">
          <w:rPr>
            <w:rFonts w:ascii="Arial" w:eastAsia="Times New Roman" w:hAnsi="Arial" w:cs="Arial"/>
            <w:b/>
            <w:bCs/>
            <w:color w:val="111111"/>
            <w:sz w:val="24"/>
            <w:szCs w:val="24"/>
            <w:lang w:eastAsia="en-ZA"/>
          </w:rPr>
          <w:t>,999.00</w:t>
        </w:r>
      </w:ins>
      <w:proofErr w:type="gramEnd"/>
    </w:p>
    <w:p w:rsidR="00A81BED" w:rsidRPr="00A81BED" w:rsidRDefault="00A81BED" w:rsidP="00A81BED">
      <w:pPr>
        <w:shd w:val="clear" w:color="auto" w:fill="FFFFFF"/>
        <w:spacing w:after="0" w:line="240" w:lineRule="auto"/>
        <w:jc w:val="center"/>
        <w:rPr>
          <w:rFonts w:ascii="Arial" w:eastAsia="Times New Roman" w:hAnsi="Arial" w:cs="Arial"/>
          <w:color w:val="777777"/>
          <w:sz w:val="24"/>
          <w:szCs w:val="24"/>
          <w:lang w:eastAsia="en-ZA"/>
        </w:rPr>
      </w:pPr>
      <w:hyperlink r:id="rId97" w:history="1">
        <w:r w:rsidRPr="00A81BED">
          <w:rPr>
            <w:rFonts w:ascii="Arial" w:eastAsia="Times New Roman" w:hAnsi="Arial" w:cs="Arial"/>
            <w:b/>
            <w:bCs/>
            <w:caps/>
            <w:color w:val="D61C5B"/>
            <w:spacing w:val="7"/>
            <w:sz w:val="19"/>
            <w:szCs w:val="19"/>
            <w:u w:val="single"/>
            <w:lang w:eastAsia="en-ZA"/>
          </w:rPr>
          <w:t>READ MORE</w:t>
        </w:r>
      </w:hyperlink>
    </w:p>
    <w:p w:rsidR="00A81BED" w:rsidRPr="00A81BED" w:rsidRDefault="00A81BED" w:rsidP="00A81BED">
      <w:pPr>
        <w:shd w:val="clear" w:color="auto" w:fill="F7F7F7"/>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777777"/>
          <w:sz w:val="27"/>
          <w:szCs w:val="27"/>
          <w:lang w:eastAsia="en-ZA"/>
        </w:rPr>
        <w:drawing>
          <wp:inline distT="0" distB="0" distL="0" distR="0" wp14:anchorId="77F944FF" wp14:editId="040B2170">
            <wp:extent cx="457200" cy="457200"/>
            <wp:effectExtent l="0" t="0" r="0" b="0"/>
            <wp:docPr id="21" name="Picture 21" descr="Nation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ationwid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A81BED" w:rsidRPr="00A81BED" w:rsidRDefault="00A81BED" w:rsidP="00A81BED">
      <w:pPr>
        <w:shd w:val="clear" w:color="auto" w:fill="F7F7F7"/>
        <w:spacing w:after="0" w:line="240" w:lineRule="auto"/>
        <w:outlineLvl w:val="4"/>
        <w:rPr>
          <w:rFonts w:ascii="Arial" w:eastAsia="Times New Roman" w:hAnsi="Arial" w:cs="Arial"/>
          <w:b/>
          <w:bCs/>
          <w:caps/>
          <w:color w:val="555555"/>
          <w:spacing w:val="12"/>
          <w:sz w:val="27"/>
          <w:szCs w:val="27"/>
          <w:lang w:eastAsia="en-ZA"/>
        </w:rPr>
      </w:pPr>
      <w:r w:rsidRPr="00A81BED">
        <w:rPr>
          <w:rFonts w:ascii="Arial" w:eastAsia="Times New Roman" w:hAnsi="Arial" w:cs="Arial"/>
          <w:b/>
          <w:bCs/>
          <w:caps/>
          <w:color w:val="555555"/>
          <w:spacing w:val="12"/>
          <w:sz w:val="27"/>
          <w:szCs w:val="27"/>
          <w:lang w:eastAsia="en-ZA"/>
        </w:rPr>
        <w:t>NATIONWIDE</w:t>
      </w:r>
    </w:p>
    <w:p w:rsidR="00A81BED" w:rsidRPr="00A81BED" w:rsidRDefault="00A81BED" w:rsidP="00A81BED">
      <w:pPr>
        <w:shd w:val="clear" w:color="auto" w:fill="F7F7F7"/>
        <w:spacing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t>Delivery anywhere in South Africa</w:t>
      </w:r>
    </w:p>
    <w:p w:rsidR="00A81BED" w:rsidRPr="00A81BED" w:rsidRDefault="00A81BED" w:rsidP="00A81BED">
      <w:pPr>
        <w:shd w:val="clear" w:color="auto" w:fill="F7F7F7"/>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777777"/>
          <w:sz w:val="27"/>
          <w:szCs w:val="27"/>
          <w:lang w:eastAsia="en-ZA"/>
        </w:rPr>
        <w:drawing>
          <wp:inline distT="0" distB="0" distL="0" distR="0" wp14:anchorId="30D8D975" wp14:editId="56952B26">
            <wp:extent cx="485775" cy="495300"/>
            <wp:effectExtent l="0" t="0" r="9525" b="0"/>
            <wp:docPr id="22" name="Picture 22" descr="Fast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ast Deliver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5775" cy="495300"/>
                    </a:xfrm>
                    <a:prstGeom prst="rect">
                      <a:avLst/>
                    </a:prstGeom>
                    <a:noFill/>
                    <a:ln>
                      <a:noFill/>
                    </a:ln>
                  </pic:spPr>
                </pic:pic>
              </a:graphicData>
            </a:graphic>
          </wp:inline>
        </w:drawing>
      </w:r>
    </w:p>
    <w:p w:rsidR="00A81BED" w:rsidRPr="00A81BED" w:rsidRDefault="00A81BED" w:rsidP="00A81BED">
      <w:pPr>
        <w:shd w:val="clear" w:color="auto" w:fill="F7F7F7"/>
        <w:spacing w:after="0" w:line="240" w:lineRule="auto"/>
        <w:outlineLvl w:val="4"/>
        <w:rPr>
          <w:rFonts w:ascii="Arial" w:eastAsia="Times New Roman" w:hAnsi="Arial" w:cs="Arial"/>
          <w:b/>
          <w:bCs/>
          <w:caps/>
          <w:color w:val="555555"/>
          <w:spacing w:val="12"/>
          <w:sz w:val="27"/>
          <w:szCs w:val="27"/>
          <w:lang w:eastAsia="en-ZA"/>
        </w:rPr>
      </w:pPr>
      <w:r w:rsidRPr="00A81BED">
        <w:rPr>
          <w:rFonts w:ascii="Arial" w:eastAsia="Times New Roman" w:hAnsi="Arial" w:cs="Arial"/>
          <w:b/>
          <w:bCs/>
          <w:caps/>
          <w:color w:val="555555"/>
          <w:spacing w:val="12"/>
          <w:sz w:val="27"/>
          <w:szCs w:val="27"/>
          <w:lang w:eastAsia="en-ZA"/>
        </w:rPr>
        <w:t>FAST DELIVERY</w:t>
      </w:r>
    </w:p>
    <w:p w:rsidR="00A81BED" w:rsidRPr="00A81BED" w:rsidRDefault="00A81BED" w:rsidP="00A81BED">
      <w:pPr>
        <w:shd w:val="clear" w:color="auto" w:fill="F7F7F7"/>
        <w:spacing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t>Door to Door Service</w:t>
      </w:r>
    </w:p>
    <w:p w:rsidR="00A81BED" w:rsidRPr="00A81BED" w:rsidRDefault="00A81BED" w:rsidP="00A81BED">
      <w:pPr>
        <w:shd w:val="clear" w:color="auto" w:fill="F7F7F7"/>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777777"/>
          <w:sz w:val="27"/>
          <w:szCs w:val="27"/>
          <w:lang w:eastAsia="en-ZA"/>
        </w:rPr>
        <w:drawing>
          <wp:inline distT="0" distB="0" distL="0" distR="0" wp14:anchorId="0A1B29DC" wp14:editId="4FD43CAE">
            <wp:extent cx="485775" cy="523875"/>
            <wp:effectExtent l="0" t="0" r="9525" b="9525"/>
            <wp:docPr id="23" name="Picture 23" descr="Secure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cure Shoppi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5775" cy="523875"/>
                    </a:xfrm>
                    <a:prstGeom prst="rect">
                      <a:avLst/>
                    </a:prstGeom>
                    <a:noFill/>
                    <a:ln>
                      <a:noFill/>
                    </a:ln>
                  </pic:spPr>
                </pic:pic>
              </a:graphicData>
            </a:graphic>
          </wp:inline>
        </w:drawing>
      </w:r>
    </w:p>
    <w:p w:rsidR="00A81BED" w:rsidRPr="00A81BED" w:rsidRDefault="00A81BED" w:rsidP="00A81BED">
      <w:pPr>
        <w:shd w:val="clear" w:color="auto" w:fill="F7F7F7"/>
        <w:spacing w:after="0" w:line="240" w:lineRule="auto"/>
        <w:outlineLvl w:val="4"/>
        <w:rPr>
          <w:rFonts w:ascii="Arial" w:eastAsia="Times New Roman" w:hAnsi="Arial" w:cs="Arial"/>
          <w:b/>
          <w:bCs/>
          <w:caps/>
          <w:color w:val="555555"/>
          <w:spacing w:val="12"/>
          <w:sz w:val="27"/>
          <w:szCs w:val="27"/>
          <w:lang w:eastAsia="en-ZA"/>
        </w:rPr>
      </w:pPr>
      <w:r w:rsidRPr="00A81BED">
        <w:rPr>
          <w:rFonts w:ascii="Arial" w:eastAsia="Times New Roman" w:hAnsi="Arial" w:cs="Arial"/>
          <w:b/>
          <w:bCs/>
          <w:caps/>
          <w:color w:val="555555"/>
          <w:spacing w:val="12"/>
          <w:sz w:val="27"/>
          <w:szCs w:val="27"/>
          <w:lang w:eastAsia="en-ZA"/>
        </w:rPr>
        <w:t>SECURE SHOPPING</w:t>
      </w:r>
    </w:p>
    <w:p w:rsidR="00A81BED" w:rsidRPr="00A81BED" w:rsidRDefault="00A81BED" w:rsidP="00A81BED">
      <w:pPr>
        <w:shd w:val="clear" w:color="auto" w:fill="F7F7F7"/>
        <w:spacing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t>SSL Secured</w:t>
      </w:r>
    </w:p>
    <w:p w:rsidR="00A81BED" w:rsidRPr="00A81BED" w:rsidRDefault="00A81BED" w:rsidP="00A81BED">
      <w:pPr>
        <w:shd w:val="clear" w:color="auto" w:fill="F7F7F7"/>
        <w:spacing w:after="0" w:line="240" w:lineRule="auto"/>
        <w:rPr>
          <w:rFonts w:ascii="Arial" w:eastAsia="Times New Roman" w:hAnsi="Arial" w:cs="Arial"/>
          <w:color w:val="777777"/>
          <w:sz w:val="27"/>
          <w:szCs w:val="27"/>
          <w:lang w:eastAsia="en-ZA"/>
        </w:rPr>
      </w:pPr>
      <w:r w:rsidRPr="00A81BED">
        <w:rPr>
          <w:rFonts w:ascii="Arial" w:eastAsia="Times New Roman" w:hAnsi="Arial" w:cs="Arial"/>
          <w:noProof/>
          <w:color w:val="777777"/>
          <w:sz w:val="27"/>
          <w:szCs w:val="27"/>
          <w:lang w:eastAsia="en-ZA"/>
        </w:rPr>
        <w:drawing>
          <wp:inline distT="0" distB="0" distL="0" distR="0" wp14:anchorId="4F2193EB" wp14:editId="4E693D6B">
            <wp:extent cx="485775" cy="485775"/>
            <wp:effectExtent l="0" t="0" r="9525" b="9525"/>
            <wp:docPr id="24" name="Picture 24" descr="Special Off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pecial Offers "/>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rsidR="00A81BED" w:rsidRPr="00A81BED" w:rsidRDefault="00A81BED" w:rsidP="00A81BED">
      <w:pPr>
        <w:shd w:val="clear" w:color="auto" w:fill="F7F7F7"/>
        <w:spacing w:after="0" w:line="240" w:lineRule="auto"/>
        <w:outlineLvl w:val="4"/>
        <w:rPr>
          <w:rFonts w:ascii="Arial" w:eastAsia="Times New Roman" w:hAnsi="Arial" w:cs="Arial"/>
          <w:b/>
          <w:bCs/>
          <w:caps/>
          <w:color w:val="555555"/>
          <w:spacing w:val="12"/>
          <w:sz w:val="27"/>
          <w:szCs w:val="27"/>
          <w:lang w:eastAsia="en-ZA"/>
        </w:rPr>
      </w:pPr>
      <w:r w:rsidRPr="00A81BED">
        <w:rPr>
          <w:rFonts w:ascii="Arial" w:eastAsia="Times New Roman" w:hAnsi="Arial" w:cs="Arial"/>
          <w:b/>
          <w:bCs/>
          <w:caps/>
          <w:color w:val="555555"/>
          <w:spacing w:val="12"/>
          <w:sz w:val="27"/>
          <w:szCs w:val="27"/>
          <w:lang w:eastAsia="en-ZA"/>
        </w:rPr>
        <w:t>SPECIAL OFFERS</w:t>
      </w:r>
    </w:p>
    <w:p w:rsidR="00A81BED" w:rsidRPr="00A81BED" w:rsidRDefault="00A81BED" w:rsidP="00A81BED">
      <w:pPr>
        <w:shd w:val="clear" w:color="auto" w:fill="F7F7F7"/>
        <w:spacing w:line="240" w:lineRule="auto"/>
        <w:rPr>
          <w:rFonts w:ascii="Arial" w:eastAsia="Times New Roman" w:hAnsi="Arial" w:cs="Arial"/>
          <w:color w:val="777777"/>
          <w:sz w:val="27"/>
          <w:szCs w:val="27"/>
          <w:lang w:eastAsia="en-ZA"/>
        </w:rPr>
      </w:pPr>
      <w:r w:rsidRPr="00A81BED">
        <w:rPr>
          <w:rFonts w:ascii="Arial" w:eastAsia="Times New Roman" w:hAnsi="Arial" w:cs="Arial"/>
          <w:color w:val="777777"/>
          <w:sz w:val="27"/>
          <w:szCs w:val="27"/>
          <w:lang w:eastAsia="en-ZA"/>
        </w:rPr>
        <w:t>Get the Best Specials</w:t>
      </w:r>
    </w:p>
    <w:p w:rsidR="00A81BED" w:rsidRPr="00A81BED" w:rsidRDefault="00A81BED" w:rsidP="00A81BED">
      <w:pPr>
        <w:shd w:val="clear" w:color="auto" w:fill="333333"/>
        <w:spacing w:after="0" w:line="240" w:lineRule="auto"/>
        <w:jc w:val="center"/>
        <w:rPr>
          <w:rFonts w:ascii="Arial" w:eastAsia="Times New Roman" w:hAnsi="Arial" w:cs="Arial"/>
          <w:color w:val="777777"/>
          <w:sz w:val="24"/>
          <w:szCs w:val="24"/>
          <w:lang w:eastAsia="en-ZA"/>
        </w:rPr>
      </w:pPr>
      <w:r w:rsidRPr="00A81BED">
        <w:rPr>
          <w:rFonts w:ascii="Arial" w:eastAsia="Times New Roman" w:hAnsi="Arial" w:cs="Arial"/>
          <w:noProof/>
          <w:color w:val="777777"/>
          <w:sz w:val="24"/>
          <w:szCs w:val="24"/>
          <w:lang w:eastAsia="en-ZA"/>
        </w:rPr>
        <w:drawing>
          <wp:inline distT="0" distB="0" distL="0" distR="0" wp14:anchorId="563484A6" wp14:editId="210EB314">
            <wp:extent cx="5457825" cy="447675"/>
            <wp:effectExtent l="0" t="0" r="9525" b="9525"/>
            <wp:docPr id="25" name="Picture 25" descr="bg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g_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57825" cy="447675"/>
                    </a:xfrm>
                    <a:prstGeom prst="rect">
                      <a:avLst/>
                    </a:prstGeom>
                    <a:noFill/>
                    <a:ln>
                      <a:noFill/>
                    </a:ln>
                  </pic:spPr>
                </pic:pic>
              </a:graphicData>
            </a:graphic>
          </wp:inline>
        </w:drawing>
      </w:r>
    </w:p>
    <w:p w:rsidR="00A81BED" w:rsidRPr="00A81BED" w:rsidRDefault="00A81BED" w:rsidP="00A81BED">
      <w:pPr>
        <w:shd w:val="clear" w:color="auto" w:fill="333333"/>
        <w:spacing w:after="0" w:line="240" w:lineRule="auto"/>
        <w:jc w:val="center"/>
        <w:rPr>
          <w:rFonts w:ascii="Times New Roman" w:eastAsia="Times New Roman" w:hAnsi="Times New Roman" w:cs="Times New Roman"/>
          <w:color w:val="0000FF"/>
          <w:sz w:val="24"/>
          <w:szCs w:val="24"/>
          <w:lang w:eastAsia="en-ZA"/>
        </w:rPr>
      </w:pPr>
      <w:r w:rsidRPr="00A81BED">
        <w:rPr>
          <w:rFonts w:ascii="Arial" w:eastAsia="Times New Roman" w:hAnsi="Arial" w:cs="Arial"/>
          <w:color w:val="777777"/>
          <w:sz w:val="24"/>
          <w:szCs w:val="24"/>
          <w:lang w:eastAsia="en-ZA"/>
        </w:rPr>
        <w:t>Copyright 2021 © </w:t>
      </w:r>
      <w:proofErr w:type="spellStart"/>
      <w:r w:rsidRPr="00A81BED">
        <w:rPr>
          <w:rFonts w:ascii="Arial" w:eastAsia="Times New Roman" w:hAnsi="Arial" w:cs="Arial"/>
          <w:b/>
          <w:bCs/>
          <w:color w:val="777777"/>
          <w:sz w:val="24"/>
          <w:szCs w:val="24"/>
          <w:lang w:eastAsia="en-ZA"/>
        </w:rPr>
        <w:t>Snapcraze</w:t>
      </w:r>
      <w:proofErr w:type="spellEnd"/>
      <w:r w:rsidRPr="00A81BED">
        <w:rPr>
          <w:rFonts w:ascii="Arial" w:eastAsia="Times New Roman" w:hAnsi="Arial" w:cs="Arial"/>
          <w:color w:val="777777"/>
          <w:sz w:val="24"/>
          <w:szCs w:val="24"/>
          <w:lang w:eastAsia="en-ZA"/>
        </w:rPr>
        <w:t>. All rights reserved | </w:t>
      </w:r>
      <w:r w:rsidRPr="00A81BED">
        <w:rPr>
          <w:rFonts w:ascii="Arial" w:eastAsia="Times New Roman" w:hAnsi="Arial" w:cs="Arial"/>
          <w:color w:val="777777"/>
          <w:sz w:val="24"/>
          <w:szCs w:val="24"/>
          <w:lang w:eastAsia="en-ZA"/>
        </w:rPr>
        <w:fldChar w:fldCharType="begin"/>
      </w:r>
      <w:r w:rsidRPr="00A81BED">
        <w:rPr>
          <w:rFonts w:ascii="Arial" w:eastAsia="Times New Roman" w:hAnsi="Arial" w:cs="Arial"/>
          <w:color w:val="777777"/>
          <w:sz w:val="24"/>
          <w:szCs w:val="24"/>
          <w:lang w:eastAsia="en-ZA"/>
        </w:rPr>
        <w:instrText xml:space="preserve"> HYPERLINK "https://snapcraze.co.za/terms" </w:instrText>
      </w:r>
      <w:r w:rsidRPr="00A81BED">
        <w:rPr>
          <w:rFonts w:ascii="Arial" w:eastAsia="Times New Roman" w:hAnsi="Arial" w:cs="Arial"/>
          <w:color w:val="777777"/>
          <w:sz w:val="24"/>
          <w:szCs w:val="24"/>
          <w:lang w:eastAsia="en-ZA"/>
        </w:rPr>
        <w:fldChar w:fldCharType="separate"/>
      </w:r>
      <w:r w:rsidRPr="00A81BED">
        <w:rPr>
          <w:rFonts w:ascii="Arial" w:eastAsia="Times New Roman" w:hAnsi="Arial" w:cs="Arial"/>
          <w:b/>
          <w:bCs/>
          <w:color w:val="0000FF"/>
          <w:sz w:val="24"/>
          <w:szCs w:val="24"/>
          <w:lang w:eastAsia="en-ZA"/>
        </w:rPr>
        <w:t>Terms &amp; Conditions/Return Policy</w:t>
      </w:r>
    </w:p>
    <w:p w:rsidR="00A81BED" w:rsidRPr="00A81BED" w:rsidRDefault="00A81BED" w:rsidP="00A81BED">
      <w:pPr>
        <w:shd w:val="clear" w:color="auto" w:fill="333333"/>
        <w:spacing w:after="0" w:line="240" w:lineRule="auto"/>
        <w:jc w:val="center"/>
        <w:rPr>
          <w:rFonts w:ascii="Times New Roman" w:eastAsia="Times New Roman" w:hAnsi="Times New Roman" w:cs="Times New Roman"/>
          <w:color w:val="777777"/>
          <w:sz w:val="24"/>
          <w:szCs w:val="24"/>
          <w:lang w:eastAsia="en-ZA"/>
        </w:rPr>
      </w:pPr>
      <w:r w:rsidRPr="00A81BED">
        <w:rPr>
          <w:rFonts w:ascii="Arial" w:eastAsia="Times New Roman" w:hAnsi="Arial" w:cs="Arial"/>
          <w:color w:val="777777"/>
          <w:sz w:val="24"/>
          <w:szCs w:val="24"/>
          <w:lang w:eastAsia="en-ZA"/>
        </w:rPr>
        <w:fldChar w:fldCharType="end"/>
      </w:r>
    </w:p>
    <w:p w:rsidR="00A81BED" w:rsidRPr="00A81BED" w:rsidRDefault="00A81BED" w:rsidP="00A81BED">
      <w:pPr>
        <w:shd w:val="clear" w:color="auto" w:fill="333333"/>
        <w:spacing w:after="312" w:line="240" w:lineRule="auto"/>
        <w:jc w:val="center"/>
        <w:rPr>
          <w:rFonts w:ascii="Arial" w:eastAsia="Times New Roman" w:hAnsi="Arial" w:cs="Arial"/>
          <w:color w:val="F1F1F1"/>
          <w:sz w:val="24"/>
          <w:szCs w:val="24"/>
          <w:lang w:eastAsia="en-ZA"/>
        </w:rPr>
      </w:pPr>
      <w:r w:rsidRPr="00A81BED">
        <w:rPr>
          <w:rFonts w:ascii="Arial" w:eastAsia="Times New Roman" w:hAnsi="Arial" w:cs="Arial"/>
          <w:noProof/>
          <w:color w:val="0000FF"/>
          <w:sz w:val="24"/>
          <w:szCs w:val="24"/>
          <w:lang w:eastAsia="en-ZA"/>
        </w:rPr>
        <w:lastRenderedPageBreak/>
        <w:drawing>
          <wp:inline distT="0" distB="0" distL="0" distR="0" wp14:anchorId="37D1ABD2" wp14:editId="29C12987">
            <wp:extent cx="5524500" cy="2667000"/>
            <wp:effectExtent l="0" t="0" r="0" b="0"/>
            <wp:docPr id="26" name="Picture 26" descr="Compare Products and Prices in South Africa">
              <a:hlinkClick xmlns:a="http://schemas.openxmlformats.org/drawingml/2006/main" r:id="rId103" tooltip="&quot;Compare Products and Prices in South Afric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e Products and Prices in South Africa">
                      <a:hlinkClick r:id="rId103" tooltip="&quot;Compare Products and Prices in South Africa&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24500" cy="2667000"/>
                    </a:xfrm>
                    <a:prstGeom prst="rect">
                      <a:avLst/>
                    </a:prstGeom>
                    <a:noFill/>
                    <a:ln>
                      <a:noFill/>
                    </a:ln>
                  </pic:spPr>
                </pic:pic>
              </a:graphicData>
            </a:graphic>
          </wp:inline>
        </w:drawing>
      </w:r>
    </w:p>
    <w:p w:rsidR="00A81BED" w:rsidRPr="00237CA7" w:rsidRDefault="00A81BED" w:rsidP="00A81BED">
      <w:pPr>
        <w:spacing w:after="120" w:line="240" w:lineRule="auto"/>
        <w:rPr>
          <w:rFonts w:ascii="Segoe UI" w:eastAsia="Times New Roman" w:hAnsi="Segoe UI" w:cs="Segoe UI"/>
          <w:color w:val="212121"/>
          <w:sz w:val="21"/>
          <w:szCs w:val="21"/>
          <w:lang w:eastAsia="en-ZA"/>
        </w:rPr>
      </w:pPr>
      <w:bookmarkStart w:id="24" w:name="_GoBack"/>
      <w:bookmarkEnd w:id="24"/>
    </w:p>
    <w:p w:rsidR="00310582" w:rsidRPr="00310582" w:rsidRDefault="00310582" w:rsidP="00310582">
      <w:pPr>
        <w:spacing w:after="100" w:afterAutospacing="1" w:line="240" w:lineRule="auto"/>
        <w:rPr>
          <w:rFonts w:ascii="Segoe UI" w:eastAsia="Times New Roman" w:hAnsi="Segoe UI" w:cs="Segoe UI"/>
          <w:color w:val="212121"/>
          <w:sz w:val="21"/>
          <w:szCs w:val="21"/>
          <w:lang w:eastAsia="en-ZA"/>
        </w:rPr>
      </w:pPr>
    </w:p>
    <w:sectPr w:rsidR="00310582" w:rsidRPr="003105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E7F71"/>
    <w:multiLevelType w:val="multilevel"/>
    <w:tmpl w:val="C204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71FE6"/>
    <w:multiLevelType w:val="multilevel"/>
    <w:tmpl w:val="03F8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5002E6"/>
    <w:multiLevelType w:val="multilevel"/>
    <w:tmpl w:val="A22C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283498"/>
    <w:multiLevelType w:val="multilevel"/>
    <w:tmpl w:val="CA06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A3AB6"/>
    <w:multiLevelType w:val="hybridMultilevel"/>
    <w:tmpl w:val="1BEA4298"/>
    <w:lvl w:ilvl="0" w:tplc="B1102C18">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46027D29"/>
    <w:multiLevelType w:val="multilevel"/>
    <w:tmpl w:val="CB609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9667665"/>
    <w:multiLevelType w:val="multilevel"/>
    <w:tmpl w:val="B280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DC28E0"/>
    <w:multiLevelType w:val="multilevel"/>
    <w:tmpl w:val="8438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F842BA"/>
    <w:multiLevelType w:val="multilevel"/>
    <w:tmpl w:val="520E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DF629EF"/>
    <w:multiLevelType w:val="multilevel"/>
    <w:tmpl w:val="C16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9"/>
  </w:num>
  <w:num w:numId="4">
    <w:abstractNumId w:val="6"/>
  </w:num>
  <w:num w:numId="5">
    <w:abstractNumId w:val="5"/>
  </w:num>
  <w:num w:numId="6">
    <w:abstractNumId w:val="0"/>
  </w:num>
  <w:num w:numId="7">
    <w:abstractNumId w:val="7"/>
  </w:num>
  <w:num w:numId="8">
    <w:abstractNumId w:val="2"/>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CE5"/>
    <w:rsid w:val="00237CA7"/>
    <w:rsid w:val="00310582"/>
    <w:rsid w:val="006F4CE5"/>
    <w:rsid w:val="00991073"/>
    <w:rsid w:val="00A81BED"/>
    <w:rsid w:val="00C650FD"/>
    <w:rsid w:val="00CA64F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167659-01DD-4233-905F-6323E8378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CE5"/>
    <w:pPr>
      <w:ind w:left="720"/>
      <w:contextualSpacing/>
    </w:pPr>
  </w:style>
  <w:style w:type="paragraph" w:styleId="NormalWeb">
    <w:name w:val="Normal (Web)"/>
    <w:basedOn w:val="Normal"/>
    <w:uiPriority w:val="99"/>
    <w:semiHidden/>
    <w:unhideWhenUsed/>
    <w:rsid w:val="00C650FD"/>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price">
    <w:name w:val="price"/>
    <w:basedOn w:val="DefaultParagraphFont"/>
    <w:rsid w:val="00237CA7"/>
  </w:style>
  <w:style w:type="character" w:customStyle="1" w:styleId="count-container">
    <w:name w:val="count-container"/>
    <w:basedOn w:val="DefaultParagraphFont"/>
    <w:rsid w:val="00237CA7"/>
  </w:style>
  <w:style w:type="character" w:customStyle="1" w:styleId="count">
    <w:name w:val="count"/>
    <w:basedOn w:val="DefaultParagraphFont"/>
    <w:rsid w:val="00237CA7"/>
  </w:style>
  <w:style w:type="character" w:customStyle="1" w:styleId="count-suffix">
    <w:name w:val="count-suffix"/>
    <w:basedOn w:val="DefaultParagraphFont"/>
    <w:rsid w:val="00237CA7"/>
  </w:style>
  <w:style w:type="character" w:customStyle="1" w:styleId="Title1">
    <w:name w:val="Title1"/>
    <w:basedOn w:val="DefaultParagraphFont"/>
    <w:rsid w:val="00237CA7"/>
  </w:style>
  <w:style w:type="character" w:customStyle="1" w:styleId="woocommerce-price-currencysymbol">
    <w:name w:val="woocommerce-price-currencysymbol"/>
    <w:basedOn w:val="DefaultParagraphFont"/>
    <w:rsid w:val="00A81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54297">
      <w:bodyDiv w:val="1"/>
      <w:marLeft w:val="0"/>
      <w:marRight w:val="0"/>
      <w:marTop w:val="0"/>
      <w:marBottom w:val="0"/>
      <w:divBdr>
        <w:top w:val="none" w:sz="0" w:space="0" w:color="auto"/>
        <w:left w:val="none" w:sz="0" w:space="0" w:color="auto"/>
        <w:bottom w:val="none" w:sz="0" w:space="0" w:color="auto"/>
        <w:right w:val="none" w:sz="0" w:space="0" w:color="auto"/>
      </w:divBdr>
    </w:div>
    <w:div w:id="778526225">
      <w:bodyDiv w:val="1"/>
      <w:marLeft w:val="0"/>
      <w:marRight w:val="0"/>
      <w:marTop w:val="0"/>
      <w:marBottom w:val="0"/>
      <w:divBdr>
        <w:top w:val="none" w:sz="0" w:space="0" w:color="auto"/>
        <w:left w:val="none" w:sz="0" w:space="0" w:color="auto"/>
        <w:bottom w:val="none" w:sz="0" w:space="0" w:color="auto"/>
        <w:right w:val="none" w:sz="0" w:space="0" w:color="auto"/>
      </w:divBdr>
      <w:divsChild>
        <w:div w:id="1044985106">
          <w:marLeft w:val="0"/>
          <w:marRight w:val="0"/>
          <w:marTop w:val="0"/>
          <w:marBottom w:val="0"/>
          <w:divBdr>
            <w:top w:val="none" w:sz="0" w:space="0" w:color="auto"/>
            <w:left w:val="none" w:sz="0" w:space="0" w:color="auto"/>
            <w:bottom w:val="none" w:sz="0" w:space="0" w:color="auto"/>
            <w:right w:val="none" w:sz="0" w:space="0" w:color="auto"/>
          </w:divBdr>
          <w:divsChild>
            <w:div w:id="2120880054">
              <w:marLeft w:val="0"/>
              <w:marRight w:val="0"/>
              <w:marTop w:val="0"/>
              <w:marBottom w:val="0"/>
              <w:divBdr>
                <w:top w:val="none" w:sz="0" w:space="0" w:color="auto"/>
                <w:left w:val="none" w:sz="0" w:space="0" w:color="auto"/>
                <w:bottom w:val="none" w:sz="0" w:space="0" w:color="auto"/>
                <w:right w:val="none" w:sz="0" w:space="0" w:color="auto"/>
              </w:divBdr>
            </w:div>
            <w:div w:id="90152349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160342494">
      <w:bodyDiv w:val="1"/>
      <w:marLeft w:val="0"/>
      <w:marRight w:val="0"/>
      <w:marTop w:val="0"/>
      <w:marBottom w:val="0"/>
      <w:divBdr>
        <w:top w:val="none" w:sz="0" w:space="0" w:color="auto"/>
        <w:left w:val="none" w:sz="0" w:space="0" w:color="auto"/>
        <w:bottom w:val="none" w:sz="0" w:space="0" w:color="auto"/>
        <w:right w:val="none" w:sz="0" w:space="0" w:color="auto"/>
      </w:divBdr>
      <w:divsChild>
        <w:div w:id="813572480">
          <w:marLeft w:val="0"/>
          <w:marRight w:val="0"/>
          <w:marTop w:val="0"/>
          <w:marBottom w:val="0"/>
          <w:divBdr>
            <w:top w:val="none" w:sz="0" w:space="0" w:color="auto"/>
            <w:left w:val="none" w:sz="0" w:space="0" w:color="auto"/>
            <w:bottom w:val="single" w:sz="6" w:space="19" w:color="DADADA"/>
            <w:right w:val="none" w:sz="0" w:space="0" w:color="auto"/>
          </w:divBdr>
          <w:divsChild>
            <w:div w:id="566767582">
              <w:marLeft w:val="0"/>
              <w:marRight w:val="0"/>
              <w:marTop w:val="0"/>
              <w:marBottom w:val="0"/>
              <w:divBdr>
                <w:top w:val="none" w:sz="0" w:space="0" w:color="auto"/>
                <w:left w:val="none" w:sz="0" w:space="0" w:color="auto"/>
                <w:bottom w:val="none" w:sz="0" w:space="0" w:color="auto"/>
                <w:right w:val="none" w:sz="0" w:space="0" w:color="auto"/>
              </w:divBdr>
              <w:divsChild>
                <w:div w:id="838809081">
                  <w:marLeft w:val="0"/>
                  <w:marRight w:val="0"/>
                  <w:marTop w:val="0"/>
                  <w:marBottom w:val="0"/>
                  <w:divBdr>
                    <w:top w:val="none" w:sz="0" w:space="0" w:color="auto"/>
                    <w:left w:val="none" w:sz="0" w:space="0" w:color="auto"/>
                    <w:bottom w:val="none" w:sz="0" w:space="0" w:color="auto"/>
                    <w:right w:val="none" w:sz="0" w:space="0" w:color="auto"/>
                  </w:divBdr>
                  <w:divsChild>
                    <w:div w:id="1970551107">
                      <w:marLeft w:val="0"/>
                      <w:marRight w:val="0"/>
                      <w:marTop w:val="0"/>
                      <w:marBottom w:val="0"/>
                      <w:divBdr>
                        <w:top w:val="none" w:sz="0" w:space="0" w:color="auto"/>
                        <w:left w:val="none" w:sz="0" w:space="0" w:color="auto"/>
                        <w:bottom w:val="none" w:sz="0" w:space="0" w:color="auto"/>
                        <w:right w:val="none" w:sz="0" w:space="0" w:color="auto"/>
                      </w:divBdr>
                    </w:div>
                    <w:div w:id="15963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8964">
              <w:marLeft w:val="0"/>
              <w:marRight w:val="0"/>
              <w:marTop w:val="225"/>
              <w:marBottom w:val="0"/>
              <w:divBdr>
                <w:top w:val="none" w:sz="0" w:space="0" w:color="auto"/>
                <w:left w:val="none" w:sz="0" w:space="0" w:color="auto"/>
                <w:bottom w:val="none" w:sz="0" w:space="0" w:color="auto"/>
                <w:right w:val="none" w:sz="0" w:space="0" w:color="auto"/>
              </w:divBdr>
              <w:divsChild>
                <w:div w:id="21134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7974">
          <w:marLeft w:val="0"/>
          <w:marRight w:val="0"/>
          <w:marTop w:val="0"/>
          <w:marBottom w:val="0"/>
          <w:divBdr>
            <w:top w:val="none" w:sz="0" w:space="0" w:color="auto"/>
            <w:left w:val="none" w:sz="0" w:space="0" w:color="auto"/>
            <w:bottom w:val="none" w:sz="0" w:space="0" w:color="auto"/>
            <w:right w:val="none" w:sz="0" w:space="0" w:color="auto"/>
          </w:divBdr>
          <w:divsChild>
            <w:div w:id="1637642085">
              <w:marLeft w:val="0"/>
              <w:marRight w:val="0"/>
              <w:marTop w:val="0"/>
              <w:marBottom w:val="0"/>
              <w:divBdr>
                <w:top w:val="none" w:sz="0" w:space="0" w:color="auto"/>
                <w:left w:val="none" w:sz="0" w:space="0" w:color="auto"/>
                <w:bottom w:val="single" w:sz="6" w:space="15" w:color="DADADA"/>
                <w:right w:val="none" w:sz="0" w:space="0" w:color="auto"/>
              </w:divBdr>
              <w:divsChild>
                <w:div w:id="1442529645">
                  <w:marLeft w:val="0"/>
                  <w:marRight w:val="0"/>
                  <w:marTop w:val="0"/>
                  <w:marBottom w:val="75"/>
                  <w:divBdr>
                    <w:top w:val="none" w:sz="0" w:space="0" w:color="auto"/>
                    <w:left w:val="none" w:sz="0" w:space="0" w:color="auto"/>
                    <w:bottom w:val="none" w:sz="0" w:space="0" w:color="auto"/>
                    <w:right w:val="none" w:sz="0" w:space="0" w:color="auto"/>
                  </w:divBdr>
                  <w:divsChild>
                    <w:div w:id="1142889626">
                      <w:marLeft w:val="0"/>
                      <w:marRight w:val="0"/>
                      <w:marTop w:val="0"/>
                      <w:marBottom w:val="0"/>
                      <w:divBdr>
                        <w:top w:val="none" w:sz="0" w:space="0" w:color="auto"/>
                        <w:left w:val="none" w:sz="0" w:space="0" w:color="auto"/>
                        <w:bottom w:val="none" w:sz="0" w:space="0" w:color="auto"/>
                        <w:right w:val="none" w:sz="0" w:space="0" w:color="auto"/>
                      </w:divBdr>
                    </w:div>
                  </w:divsChild>
                </w:div>
                <w:div w:id="378668644">
                  <w:marLeft w:val="0"/>
                  <w:marRight w:val="0"/>
                  <w:marTop w:val="0"/>
                  <w:marBottom w:val="240"/>
                  <w:divBdr>
                    <w:top w:val="none" w:sz="0" w:space="0" w:color="auto"/>
                    <w:left w:val="none" w:sz="0" w:space="0" w:color="auto"/>
                    <w:bottom w:val="none" w:sz="0" w:space="0" w:color="auto"/>
                    <w:right w:val="none" w:sz="0" w:space="0" w:color="auto"/>
                  </w:divBdr>
                </w:div>
                <w:div w:id="1090663858">
                  <w:marLeft w:val="0"/>
                  <w:marRight w:val="0"/>
                  <w:marTop w:val="0"/>
                  <w:marBottom w:val="0"/>
                  <w:divBdr>
                    <w:top w:val="none" w:sz="0" w:space="0" w:color="auto"/>
                    <w:left w:val="none" w:sz="0" w:space="0" w:color="auto"/>
                    <w:bottom w:val="none" w:sz="0" w:space="0" w:color="auto"/>
                    <w:right w:val="none" w:sz="0" w:space="0" w:color="auto"/>
                  </w:divBdr>
                </w:div>
                <w:div w:id="2004578264">
                  <w:marLeft w:val="0"/>
                  <w:marRight w:val="0"/>
                  <w:marTop w:val="0"/>
                  <w:marBottom w:val="0"/>
                  <w:divBdr>
                    <w:top w:val="none" w:sz="0" w:space="0" w:color="auto"/>
                    <w:left w:val="none" w:sz="0" w:space="0" w:color="auto"/>
                    <w:bottom w:val="none" w:sz="0" w:space="0" w:color="auto"/>
                    <w:right w:val="none" w:sz="0" w:space="0" w:color="auto"/>
                  </w:divBdr>
                </w:div>
                <w:div w:id="1454057244">
                  <w:marLeft w:val="0"/>
                  <w:marRight w:val="0"/>
                  <w:marTop w:val="0"/>
                  <w:marBottom w:val="0"/>
                  <w:divBdr>
                    <w:top w:val="none" w:sz="0" w:space="0" w:color="auto"/>
                    <w:left w:val="none" w:sz="0" w:space="0" w:color="auto"/>
                    <w:bottom w:val="none" w:sz="0" w:space="0" w:color="auto"/>
                    <w:right w:val="none" w:sz="0" w:space="0" w:color="auto"/>
                  </w:divBdr>
                </w:div>
              </w:divsChild>
            </w:div>
            <w:div w:id="341785587">
              <w:marLeft w:val="0"/>
              <w:marRight w:val="0"/>
              <w:marTop w:val="0"/>
              <w:marBottom w:val="0"/>
              <w:divBdr>
                <w:top w:val="none" w:sz="0" w:space="0" w:color="auto"/>
                <w:left w:val="none" w:sz="0" w:space="0" w:color="auto"/>
                <w:bottom w:val="none" w:sz="0" w:space="0" w:color="auto"/>
                <w:right w:val="none" w:sz="0" w:space="0" w:color="auto"/>
              </w:divBdr>
              <w:divsChild>
                <w:div w:id="838034172">
                  <w:marLeft w:val="0"/>
                  <w:marRight w:val="0"/>
                  <w:marTop w:val="0"/>
                  <w:marBottom w:val="0"/>
                  <w:divBdr>
                    <w:top w:val="none" w:sz="0" w:space="0" w:color="auto"/>
                    <w:left w:val="none" w:sz="0" w:space="0" w:color="auto"/>
                    <w:bottom w:val="none" w:sz="0" w:space="0" w:color="auto"/>
                    <w:right w:val="none" w:sz="0" w:space="0" w:color="auto"/>
                  </w:divBdr>
                  <w:divsChild>
                    <w:div w:id="1135951127">
                      <w:marLeft w:val="0"/>
                      <w:marRight w:val="0"/>
                      <w:marTop w:val="0"/>
                      <w:marBottom w:val="0"/>
                      <w:divBdr>
                        <w:top w:val="none" w:sz="0" w:space="0" w:color="auto"/>
                        <w:left w:val="none" w:sz="0" w:space="0" w:color="auto"/>
                        <w:bottom w:val="none" w:sz="0" w:space="0" w:color="auto"/>
                        <w:right w:val="none" w:sz="0" w:space="0" w:color="auto"/>
                      </w:divBdr>
                      <w:divsChild>
                        <w:div w:id="2031905400">
                          <w:marLeft w:val="0"/>
                          <w:marRight w:val="0"/>
                          <w:marTop w:val="0"/>
                          <w:marBottom w:val="0"/>
                          <w:divBdr>
                            <w:top w:val="none" w:sz="0" w:space="0" w:color="auto"/>
                            <w:left w:val="none" w:sz="0" w:space="0" w:color="auto"/>
                            <w:bottom w:val="none" w:sz="0" w:space="0" w:color="auto"/>
                            <w:right w:val="none" w:sz="0" w:space="0" w:color="auto"/>
                          </w:divBdr>
                          <w:divsChild>
                            <w:div w:id="883559862">
                              <w:marLeft w:val="0"/>
                              <w:marRight w:val="0"/>
                              <w:marTop w:val="0"/>
                              <w:marBottom w:val="0"/>
                              <w:divBdr>
                                <w:top w:val="none" w:sz="0" w:space="0" w:color="auto"/>
                                <w:left w:val="none" w:sz="0" w:space="0" w:color="auto"/>
                                <w:bottom w:val="none" w:sz="0" w:space="0" w:color="auto"/>
                                <w:right w:val="none" w:sz="0" w:space="0" w:color="auto"/>
                              </w:divBdr>
                              <w:divsChild>
                                <w:div w:id="3227062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907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70055">
              <w:marLeft w:val="0"/>
              <w:marRight w:val="0"/>
              <w:marTop w:val="0"/>
              <w:marBottom w:val="0"/>
              <w:divBdr>
                <w:top w:val="none" w:sz="0" w:space="0" w:color="auto"/>
                <w:left w:val="none" w:sz="0" w:space="0" w:color="auto"/>
                <w:bottom w:val="single" w:sz="6" w:space="12" w:color="DADADA"/>
                <w:right w:val="none" w:sz="0" w:space="0" w:color="auto"/>
              </w:divBdr>
              <w:divsChild>
                <w:div w:id="757142519">
                  <w:marLeft w:val="0"/>
                  <w:marRight w:val="0"/>
                  <w:marTop w:val="0"/>
                  <w:marBottom w:val="0"/>
                  <w:divBdr>
                    <w:top w:val="none" w:sz="0" w:space="0" w:color="auto"/>
                    <w:left w:val="none" w:sz="0" w:space="0" w:color="auto"/>
                    <w:bottom w:val="none" w:sz="0" w:space="0" w:color="auto"/>
                    <w:right w:val="none" w:sz="0" w:space="0" w:color="auto"/>
                  </w:divBdr>
                  <w:divsChild>
                    <w:div w:id="1680767393">
                      <w:marLeft w:val="0"/>
                      <w:marRight w:val="0"/>
                      <w:marTop w:val="0"/>
                      <w:marBottom w:val="0"/>
                      <w:divBdr>
                        <w:top w:val="none" w:sz="0" w:space="0" w:color="auto"/>
                        <w:left w:val="none" w:sz="0" w:space="0" w:color="auto"/>
                        <w:bottom w:val="none" w:sz="0" w:space="0" w:color="auto"/>
                        <w:right w:val="none" w:sz="0" w:space="0" w:color="auto"/>
                      </w:divBdr>
                    </w:div>
                    <w:div w:id="1000812637">
                      <w:marLeft w:val="0"/>
                      <w:marRight w:val="180"/>
                      <w:marTop w:val="0"/>
                      <w:marBottom w:val="0"/>
                      <w:divBdr>
                        <w:top w:val="none" w:sz="0" w:space="0" w:color="auto"/>
                        <w:left w:val="none" w:sz="0" w:space="0" w:color="auto"/>
                        <w:bottom w:val="none" w:sz="0" w:space="0" w:color="auto"/>
                        <w:right w:val="none" w:sz="0" w:space="0" w:color="auto"/>
                      </w:divBdr>
                      <w:divsChild>
                        <w:div w:id="926157990">
                          <w:marLeft w:val="60"/>
                          <w:marRight w:val="0"/>
                          <w:marTop w:val="0"/>
                          <w:marBottom w:val="0"/>
                          <w:divBdr>
                            <w:top w:val="none" w:sz="0" w:space="0" w:color="auto"/>
                            <w:left w:val="none" w:sz="0" w:space="0" w:color="auto"/>
                            <w:bottom w:val="none" w:sz="0" w:space="0" w:color="auto"/>
                            <w:right w:val="none" w:sz="0" w:space="0" w:color="auto"/>
                          </w:divBdr>
                        </w:div>
                        <w:div w:id="1368215089">
                          <w:marLeft w:val="60"/>
                          <w:marRight w:val="120"/>
                          <w:marTop w:val="0"/>
                          <w:marBottom w:val="0"/>
                          <w:divBdr>
                            <w:top w:val="none" w:sz="0" w:space="0" w:color="auto"/>
                            <w:left w:val="none" w:sz="0" w:space="0" w:color="auto"/>
                            <w:bottom w:val="none" w:sz="0" w:space="0" w:color="auto"/>
                            <w:right w:val="none" w:sz="0" w:space="0" w:color="auto"/>
                          </w:divBdr>
                        </w:div>
                      </w:divsChild>
                    </w:div>
                    <w:div w:id="594646">
                      <w:marLeft w:val="0"/>
                      <w:marRight w:val="0"/>
                      <w:marTop w:val="0"/>
                      <w:marBottom w:val="0"/>
                      <w:divBdr>
                        <w:top w:val="none" w:sz="0" w:space="0" w:color="auto"/>
                        <w:left w:val="none" w:sz="0" w:space="0" w:color="auto"/>
                        <w:bottom w:val="none" w:sz="0" w:space="0" w:color="auto"/>
                        <w:right w:val="none" w:sz="0" w:space="0" w:color="auto"/>
                      </w:divBdr>
                      <w:divsChild>
                        <w:div w:id="2030133965">
                          <w:marLeft w:val="0"/>
                          <w:marRight w:val="15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725718">
      <w:bodyDiv w:val="1"/>
      <w:marLeft w:val="0"/>
      <w:marRight w:val="0"/>
      <w:marTop w:val="0"/>
      <w:marBottom w:val="0"/>
      <w:divBdr>
        <w:top w:val="none" w:sz="0" w:space="0" w:color="auto"/>
        <w:left w:val="none" w:sz="0" w:space="0" w:color="auto"/>
        <w:bottom w:val="none" w:sz="0" w:space="0" w:color="auto"/>
        <w:right w:val="none" w:sz="0" w:space="0" w:color="auto"/>
      </w:divBdr>
      <w:divsChild>
        <w:div w:id="1561164305">
          <w:marLeft w:val="0"/>
          <w:marRight w:val="0"/>
          <w:marTop w:val="0"/>
          <w:marBottom w:val="240"/>
          <w:divBdr>
            <w:top w:val="none" w:sz="0" w:space="0" w:color="auto"/>
            <w:left w:val="none" w:sz="0" w:space="0" w:color="auto"/>
            <w:bottom w:val="none" w:sz="0" w:space="0" w:color="auto"/>
            <w:right w:val="none" w:sz="0" w:space="0" w:color="auto"/>
          </w:divBdr>
        </w:div>
        <w:div w:id="694499614">
          <w:marLeft w:val="0"/>
          <w:marRight w:val="0"/>
          <w:marTop w:val="0"/>
          <w:marBottom w:val="0"/>
          <w:divBdr>
            <w:top w:val="none" w:sz="0" w:space="0" w:color="auto"/>
            <w:left w:val="none" w:sz="0" w:space="0" w:color="auto"/>
            <w:bottom w:val="none" w:sz="0" w:space="0" w:color="auto"/>
            <w:right w:val="none" w:sz="0" w:space="0" w:color="auto"/>
          </w:divBdr>
        </w:div>
      </w:divsChild>
    </w:div>
    <w:div w:id="1402602682">
      <w:bodyDiv w:val="1"/>
      <w:marLeft w:val="0"/>
      <w:marRight w:val="0"/>
      <w:marTop w:val="0"/>
      <w:marBottom w:val="0"/>
      <w:divBdr>
        <w:top w:val="none" w:sz="0" w:space="0" w:color="auto"/>
        <w:left w:val="none" w:sz="0" w:space="0" w:color="auto"/>
        <w:bottom w:val="none" w:sz="0" w:space="0" w:color="auto"/>
        <w:right w:val="none" w:sz="0" w:space="0" w:color="auto"/>
      </w:divBdr>
    </w:div>
    <w:div w:id="1573855834">
      <w:bodyDiv w:val="1"/>
      <w:marLeft w:val="0"/>
      <w:marRight w:val="0"/>
      <w:marTop w:val="0"/>
      <w:marBottom w:val="0"/>
      <w:divBdr>
        <w:top w:val="none" w:sz="0" w:space="0" w:color="auto"/>
        <w:left w:val="none" w:sz="0" w:space="0" w:color="auto"/>
        <w:bottom w:val="none" w:sz="0" w:space="0" w:color="auto"/>
        <w:right w:val="none" w:sz="0" w:space="0" w:color="auto"/>
      </w:divBdr>
      <w:divsChild>
        <w:div w:id="1702169593">
          <w:marLeft w:val="0"/>
          <w:marRight w:val="0"/>
          <w:marTop w:val="0"/>
          <w:marBottom w:val="0"/>
          <w:divBdr>
            <w:top w:val="none" w:sz="0" w:space="0" w:color="auto"/>
            <w:left w:val="none" w:sz="0" w:space="0" w:color="auto"/>
            <w:bottom w:val="none" w:sz="0" w:space="0" w:color="auto"/>
            <w:right w:val="none" w:sz="0" w:space="0" w:color="auto"/>
          </w:divBdr>
          <w:divsChild>
            <w:div w:id="1446003854">
              <w:marLeft w:val="0"/>
              <w:marRight w:val="0"/>
              <w:marTop w:val="0"/>
              <w:marBottom w:val="0"/>
              <w:divBdr>
                <w:top w:val="none" w:sz="0" w:space="0" w:color="auto"/>
                <w:left w:val="none" w:sz="0" w:space="0" w:color="auto"/>
                <w:bottom w:val="none" w:sz="0" w:space="0" w:color="auto"/>
                <w:right w:val="none" w:sz="0" w:space="0" w:color="auto"/>
              </w:divBdr>
              <w:divsChild>
                <w:div w:id="1971785818">
                  <w:marLeft w:val="0"/>
                  <w:marRight w:val="0"/>
                  <w:marTop w:val="0"/>
                  <w:marBottom w:val="0"/>
                  <w:divBdr>
                    <w:top w:val="none" w:sz="0" w:space="0" w:color="auto"/>
                    <w:left w:val="none" w:sz="0" w:space="0" w:color="auto"/>
                    <w:bottom w:val="none" w:sz="0" w:space="0" w:color="auto"/>
                    <w:right w:val="none" w:sz="0" w:space="0" w:color="auto"/>
                  </w:divBdr>
                  <w:divsChild>
                    <w:div w:id="1425496153">
                      <w:marLeft w:val="0"/>
                      <w:marRight w:val="0"/>
                      <w:marTop w:val="0"/>
                      <w:marBottom w:val="0"/>
                      <w:divBdr>
                        <w:top w:val="none" w:sz="0" w:space="0" w:color="auto"/>
                        <w:left w:val="none" w:sz="0" w:space="0" w:color="auto"/>
                        <w:bottom w:val="none" w:sz="0" w:space="0" w:color="auto"/>
                        <w:right w:val="none" w:sz="0" w:space="0" w:color="auto"/>
                      </w:divBdr>
                      <w:divsChild>
                        <w:div w:id="1903831987">
                          <w:marLeft w:val="0"/>
                          <w:marRight w:val="0"/>
                          <w:marTop w:val="0"/>
                          <w:marBottom w:val="0"/>
                          <w:divBdr>
                            <w:top w:val="none" w:sz="0" w:space="0" w:color="auto"/>
                            <w:left w:val="none" w:sz="0" w:space="0" w:color="auto"/>
                            <w:bottom w:val="none" w:sz="0" w:space="0" w:color="auto"/>
                            <w:right w:val="none" w:sz="0" w:space="0" w:color="auto"/>
                          </w:divBdr>
                          <w:divsChild>
                            <w:div w:id="1174104481">
                              <w:marLeft w:val="0"/>
                              <w:marRight w:val="0"/>
                              <w:marTop w:val="0"/>
                              <w:marBottom w:val="0"/>
                              <w:divBdr>
                                <w:top w:val="none" w:sz="0" w:space="0" w:color="auto"/>
                                <w:left w:val="none" w:sz="0" w:space="0" w:color="auto"/>
                                <w:bottom w:val="none" w:sz="0" w:space="0" w:color="auto"/>
                                <w:right w:val="none" w:sz="0" w:space="0" w:color="auto"/>
                              </w:divBdr>
                              <w:divsChild>
                                <w:div w:id="803694481">
                                  <w:marLeft w:val="0"/>
                                  <w:marRight w:val="0"/>
                                  <w:marTop w:val="0"/>
                                  <w:marBottom w:val="0"/>
                                  <w:divBdr>
                                    <w:top w:val="none" w:sz="0" w:space="0" w:color="auto"/>
                                    <w:left w:val="none" w:sz="0" w:space="0" w:color="auto"/>
                                    <w:bottom w:val="none" w:sz="0" w:space="0" w:color="auto"/>
                                    <w:right w:val="none" w:sz="0" w:space="0" w:color="auto"/>
                                  </w:divBdr>
                                  <w:divsChild>
                                    <w:div w:id="197278624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80573613">
                          <w:marLeft w:val="0"/>
                          <w:marRight w:val="0"/>
                          <w:marTop w:val="0"/>
                          <w:marBottom w:val="0"/>
                          <w:divBdr>
                            <w:top w:val="none" w:sz="0" w:space="0" w:color="auto"/>
                            <w:left w:val="none" w:sz="0" w:space="0" w:color="auto"/>
                            <w:bottom w:val="none" w:sz="0" w:space="0" w:color="auto"/>
                            <w:right w:val="none" w:sz="0" w:space="0" w:color="auto"/>
                          </w:divBdr>
                          <w:divsChild>
                            <w:div w:id="727726769">
                              <w:marLeft w:val="0"/>
                              <w:marRight w:val="0"/>
                              <w:marTop w:val="0"/>
                              <w:marBottom w:val="0"/>
                              <w:divBdr>
                                <w:top w:val="none" w:sz="0" w:space="0" w:color="auto"/>
                                <w:left w:val="none" w:sz="0" w:space="0" w:color="auto"/>
                                <w:bottom w:val="none" w:sz="0" w:space="0" w:color="auto"/>
                                <w:right w:val="none" w:sz="0" w:space="0" w:color="auto"/>
                              </w:divBdr>
                              <w:divsChild>
                                <w:div w:id="342824553">
                                  <w:marLeft w:val="0"/>
                                  <w:marRight w:val="0"/>
                                  <w:marTop w:val="0"/>
                                  <w:marBottom w:val="0"/>
                                  <w:divBdr>
                                    <w:top w:val="single" w:sz="6" w:space="23" w:color="ECECEC"/>
                                    <w:left w:val="none" w:sz="0" w:space="0" w:color="auto"/>
                                    <w:bottom w:val="none" w:sz="0" w:space="0" w:color="auto"/>
                                    <w:right w:val="none" w:sz="0" w:space="0" w:color="auto"/>
                                  </w:divBdr>
                                  <w:divsChild>
                                    <w:div w:id="1312179599">
                                      <w:marLeft w:val="0"/>
                                      <w:marRight w:val="0"/>
                                      <w:marTop w:val="0"/>
                                      <w:marBottom w:val="0"/>
                                      <w:divBdr>
                                        <w:top w:val="none" w:sz="0" w:space="0" w:color="auto"/>
                                        <w:left w:val="none" w:sz="0" w:space="0" w:color="auto"/>
                                        <w:bottom w:val="none" w:sz="0" w:space="0" w:color="auto"/>
                                        <w:right w:val="none" w:sz="0" w:space="0" w:color="auto"/>
                                      </w:divBdr>
                                      <w:divsChild>
                                        <w:div w:id="961613894">
                                          <w:marLeft w:val="0"/>
                                          <w:marRight w:val="0"/>
                                          <w:marTop w:val="0"/>
                                          <w:marBottom w:val="0"/>
                                          <w:divBdr>
                                            <w:top w:val="none" w:sz="0" w:space="0" w:color="auto"/>
                                            <w:left w:val="none" w:sz="0" w:space="0" w:color="auto"/>
                                            <w:bottom w:val="none" w:sz="0" w:space="0" w:color="auto"/>
                                            <w:right w:val="none" w:sz="0" w:space="0" w:color="auto"/>
                                          </w:divBdr>
                                          <w:divsChild>
                                            <w:div w:id="136337224">
                                              <w:marLeft w:val="0"/>
                                              <w:marRight w:val="0"/>
                                              <w:marTop w:val="0"/>
                                              <w:marBottom w:val="0"/>
                                              <w:divBdr>
                                                <w:top w:val="none" w:sz="0" w:space="0" w:color="auto"/>
                                                <w:left w:val="none" w:sz="0" w:space="0" w:color="auto"/>
                                                <w:bottom w:val="none" w:sz="0" w:space="0" w:color="auto"/>
                                                <w:right w:val="none" w:sz="0" w:space="0" w:color="auto"/>
                                              </w:divBdr>
                                            </w:div>
                                            <w:div w:id="167912405">
                                              <w:marLeft w:val="0"/>
                                              <w:marRight w:val="0"/>
                                              <w:marTop w:val="0"/>
                                              <w:marBottom w:val="0"/>
                                              <w:divBdr>
                                                <w:top w:val="none" w:sz="0" w:space="0" w:color="auto"/>
                                                <w:left w:val="none" w:sz="0" w:space="0" w:color="auto"/>
                                                <w:bottom w:val="none" w:sz="0" w:space="0" w:color="auto"/>
                                                <w:right w:val="none" w:sz="0" w:space="0" w:color="auto"/>
                                              </w:divBdr>
                                            </w:div>
                                            <w:div w:id="579219771">
                                              <w:marLeft w:val="0"/>
                                              <w:marRight w:val="0"/>
                                              <w:marTop w:val="0"/>
                                              <w:marBottom w:val="0"/>
                                              <w:divBdr>
                                                <w:top w:val="none" w:sz="0" w:space="0" w:color="auto"/>
                                                <w:left w:val="none" w:sz="0" w:space="0" w:color="auto"/>
                                                <w:bottom w:val="none" w:sz="0" w:space="0" w:color="auto"/>
                                                <w:right w:val="none" w:sz="0" w:space="0" w:color="auto"/>
                                              </w:divBdr>
                                              <w:divsChild>
                                                <w:div w:id="97807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1069">
                                          <w:marLeft w:val="0"/>
                                          <w:marRight w:val="0"/>
                                          <w:marTop w:val="0"/>
                                          <w:marBottom w:val="0"/>
                                          <w:divBdr>
                                            <w:top w:val="none" w:sz="0" w:space="0" w:color="auto"/>
                                            <w:left w:val="none" w:sz="0" w:space="0" w:color="auto"/>
                                            <w:bottom w:val="none" w:sz="0" w:space="0" w:color="auto"/>
                                            <w:right w:val="none" w:sz="0" w:space="0" w:color="auto"/>
                                          </w:divBdr>
                                        </w:div>
                                        <w:div w:id="1417170878">
                                          <w:marLeft w:val="0"/>
                                          <w:marRight w:val="0"/>
                                          <w:marTop w:val="0"/>
                                          <w:marBottom w:val="0"/>
                                          <w:divBdr>
                                            <w:top w:val="none" w:sz="0" w:space="0" w:color="auto"/>
                                            <w:left w:val="none" w:sz="0" w:space="0" w:color="auto"/>
                                            <w:bottom w:val="none" w:sz="0" w:space="0" w:color="auto"/>
                                            <w:right w:val="none" w:sz="0" w:space="0" w:color="auto"/>
                                          </w:divBdr>
                                          <w:divsChild>
                                            <w:div w:id="1617298434">
                                              <w:marLeft w:val="-225"/>
                                              <w:marRight w:val="-225"/>
                                              <w:marTop w:val="0"/>
                                              <w:marBottom w:val="0"/>
                                              <w:divBdr>
                                                <w:top w:val="none" w:sz="0" w:space="0" w:color="auto"/>
                                                <w:left w:val="none" w:sz="0" w:space="0" w:color="auto"/>
                                                <w:bottom w:val="none" w:sz="0" w:space="0" w:color="auto"/>
                                                <w:right w:val="none" w:sz="0" w:space="0" w:color="auto"/>
                                              </w:divBdr>
                                              <w:divsChild>
                                                <w:div w:id="218829304">
                                                  <w:marLeft w:val="0"/>
                                                  <w:marRight w:val="0"/>
                                                  <w:marTop w:val="0"/>
                                                  <w:marBottom w:val="0"/>
                                                  <w:divBdr>
                                                    <w:top w:val="none" w:sz="0" w:space="0" w:color="auto"/>
                                                    <w:left w:val="none" w:sz="0" w:space="0" w:color="auto"/>
                                                    <w:bottom w:val="none" w:sz="0" w:space="0" w:color="auto"/>
                                                    <w:right w:val="none" w:sz="0" w:space="0" w:color="auto"/>
                                                  </w:divBdr>
                                                  <w:divsChild>
                                                    <w:div w:id="1423839213">
                                                      <w:marLeft w:val="0"/>
                                                      <w:marRight w:val="0"/>
                                                      <w:marTop w:val="0"/>
                                                      <w:marBottom w:val="0"/>
                                                      <w:divBdr>
                                                        <w:top w:val="none" w:sz="0" w:space="0" w:color="auto"/>
                                                        <w:left w:val="none" w:sz="0" w:space="0" w:color="auto"/>
                                                        <w:bottom w:val="none" w:sz="0" w:space="0" w:color="auto"/>
                                                        <w:right w:val="none" w:sz="0" w:space="0" w:color="auto"/>
                                                      </w:divBdr>
                                                      <w:divsChild>
                                                        <w:div w:id="653995390">
                                                          <w:marLeft w:val="0"/>
                                                          <w:marRight w:val="0"/>
                                                          <w:marTop w:val="0"/>
                                                          <w:marBottom w:val="0"/>
                                                          <w:divBdr>
                                                            <w:top w:val="single" w:sz="12" w:space="11" w:color="D61C5B"/>
                                                            <w:left w:val="single" w:sz="12" w:space="23" w:color="D61C5B"/>
                                                            <w:bottom w:val="single" w:sz="12" w:space="23" w:color="D61C5B"/>
                                                            <w:right w:val="single" w:sz="12" w:space="23" w:color="D61C5B"/>
                                                          </w:divBdr>
                                                          <w:divsChild>
                                                            <w:div w:id="6467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2628338">
                                  <w:marLeft w:val="0"/>
                                  <w:marRight w:val="0"/>
                                  <w:marTop w:val="0"/>
                                  <w:marBottom w:val="0"/>
                                  <w:divBdr>
                                    <w:top w:val="single" w:sz="6" w:space="0" w:color="ECECEC"/>
                                    <w:left w:val="none" w:sz="0" w:space="0" w:color="auto"/>
                                    <w:bottom w:val="none" w:sz="0" w:space="0" w:color="auto"/>
                                    <w:right w:val="none" w:sz="0" w:space="0" w:color="auto"/>
                                  </w:divBdr>
                                  <w:divsChild>
                                    <w:div w:id="433869360">
                                      <w:marLeft w:val="-150"/>
                                      <w:marRight w:val="-150"/>
                                      <w:marTop w:val="0"/>
                                      <w:marBottom w:val="0"/>
                                      <w:divBdr>
                                        <w:top w:val="none" w:sz="0" w:space="0" w:color="auto"/>
                                        <w:left w:val="none" w:sz="0" w:space="0" w:color="auto"/>
                                        <w:bottom w:val="none" w:sz="0" w:space="0" w:color="auto"/>
                                        <w:right w:val="none" w:sz="0" w:space="0" w:color="auto"/>
                                      </w:divBdr>
                                      <w:divsChild>
                                        <w:div w:id="322126169">
                                          <w:marLeft w:val="0"/>
                                          <w:marRight w:val="0"/>
                                          <w:marTop w:val="0"/>
                                          <w:marBottom w:val="0"/>
                                          <w:divBdr>
                                            <w:top w:val="none" w:sz="0" w:space="0" w:color="auto"/>
                                            <w:left w:val="none" w:sz="0" w:space="0" w:color="auto"/>
                                            <w:bottom w:val="none" w:sz="0" w:space="0" w:color="auto"/>
                                            <w:right w:val="none" w:sz="0" w:space="0" w:color="auto"/>
                                          </w:divBdr>
                                          <w:divsChild>
                                            <w:div w:id="1393625266">
                                              <w:marLeft w:val="0"/>
                                              <w:marRight w:val="0"/>
                                              <w:marTop w:val="0"/>
                                              <w:marBottom w:val="0"/>
                                              <w:divBdr>
                                                <w:top w:val="none" w:sz="0" w:space="0" w:color="auto"/>
                                                <w:left w:val="none" w:sz="0" w:space="0" w:color="auto"/>
                                                <w:bottom w:val="none" w:sz="0" w:space="0" w:color="auto"/>
                                                <w:right w:val="none" w:sz="0" w:space="0" w:color="auto"/>
                                              </w:divBdr>
                                              <w:divsChild>
                                                <w:div w:id="1307199916">
                                                  <w:marLeft w:val="0"/>
                                                  <w:marRight w:val="0"/>
                                                  <w:marTop w:val="0"/>
                                                  <w:marBottom w:val="0"/>
                                                  <w:divBdr>
                                                    <w:top w:val="none" w:sz="0" w:space="0" w:color="auto"/>
                                                    <w:left w:val="none" w:sz="0" w:space="0" w:color="auto"/>
                                                    <w:bottom w:val="none" w:sz="0" w:space="0" w:color="auto"/>
                                                    <w:right w:val="none" w:sz="0" w:space="0" w:color="auto"/>
                                                  </w:divBdr>
                                                  <w:divsChild>
                                                    <w:div w:id="1917208673">
                                                      <w:marLeft w:val="0"/>
                                                      <w:marRight w:val="0"/>
                                                      <w:marTop w:val="0"/>
                                                      <w:marBottom w:val="0"/>
                                                      <w:divBdr>
                                                        <w:top w:val="none" w:sz="0" w:space="0" w:color="auto"/>
                                                        <w:left w:val="none" w:sz="0" w:space="0" w:color="auto"/>
                                                        <w:bottom w:val="none" w:sz="0" w:space="0" w:color="auto"/>
                                                        <w:right w:val="none" w:sz="0" w:space="0" w:color="auto"/>
                                                      </w:divBdr>
                                                      <w:divsChild>
                                                        <w:div w:id="1320579238">
                                                          <w:marLeft w:val="0"/>
                                                          <w:marRight w:val="0"/>
                                                          <w:marTop w:val="450"/>
                                                          <w:marBottom w:val="0"/>
                                                          <w:divBdr>
                                                            <w:top w:val="none" w:sz="0" w:space="0" w:color="auto"/>
                                                            <w:left w:val="none" w:sz="0" w:space="0" w:color="auto"/>
                                                            <w:bottom w:val="none" w:sz="0" w:space="0" w:color="auto"/>
                                                            <w:right w:val="none" w:sz="0" w:space="0" w:color="auto"/>
                                                          </w:divBdr>
                                                          <w:divsChild>
                                                            <w:div w:id="1001271665">
                                                              <w:marLeft w:val="-96"/>
                                                              <w:marRight w:val="0"/>
                                                              <w:marTop w:val="0"/>
                                                              <w:marBottom w:val="0"/>
                                                              <w:divBdr>
                                                                <w:top w:val="none" w:sz="0" w:space="0" w:color="auto"/>
                                                                <w:left w:val="none" w:sz="0" w:space="0" w:color="auto"/>
                                                                <w:bottom w:val="none" w:sz="0" w:space="0" w:color="auto"/>
                                                                <w:right w:val="none" w:sz="0" w:space="0" w:color="auto"/>
                                                              </w:divBdr>
                                                            </w:div>
                                                          </w:divsChild>
                                                        </w:div>
                                                        <w:div w:id="285284283">
                                                          <w:marLeft w:val="0"/>
                                                          <w:marRight w:val="0"/>
                                                          <w:marTop w:val="0"/>
                                                          <w:marBottom w:val="0"/>
                                                          <w:divBdr>
                                                            <w:top w:val="none" w:sz="0" w:space="0" w:color="auto"/>
                                                            <w:left w:val="none" w:sz="0" w:space="0" w:color="auto"/>
                                                            <w:bottom w:val="none" w:sz="0" w:space="0" w:color="auto"/>
                                                            <w:right w:val="none" w:sz="0" w:space="0" w:color="auto"/>
                                                          </w:divBdr>
                                                          <w:divsChild>
                                                            <w:div w:id="1549488997">
                                                              <w:marLeft w:val="0"/>
                                                              <w:marRight w:val="0"/>
                                                              <w:marTop w:val="0"/>
                                                              <w:marBottom w:val="0"/>
                                                              <w:divBdr>
                                                                <w:top w:val="none" w:sz="0" w:space="0" w:color="auto"/>
                                                                <w:left w:val="none" w:sz="0" w:space="0" w:color="auto"/>
                                                                <w:bottom w:val="none" w:sz="0" w:space="0" w:color="auto"/>
                                                                <w:right w:val="none" w:sz="0" w:space="0" w:color="auto"/>
                                                              </w:divBdr>
                                                              <w:divsChild>
                                                                <w:div w:id="785082965">
                                                                  <w:marLeft w:val="0"/>
                                                                  <w:marRight w:val="0"/>
                                                                  <w:marTop w:val="0"/>
                                                                  <w:marBottom w:val="0"/>
                                                                  <w:divBdr>
                                                                    <w:top w:val="none" w:sz="0" w:space="0" w:color="auto"/>
                                                                    <w:left w:val="none" w:sz="0" w:space="0" w:color="auto"/>
                                                                    <w:bottom w:val="none" w:sz="0" w:space="0" w:color="auto"/>
                                                                    <w:right w:val="none" w:sz="0" w:space="0" w:color="auto"/>
                                                                  </w:divBdr>
                                                                </w:div>
                                                              </w:divsChild>
                                                            </w:div>
                                                            <w:div w:id="1714118133">
                                                              <w:marLeft w:val="0"/>
                                                              <w:marRight w:val="0"/>
                                                              <w:marTop w:val="0"/>
                                                              <w:marBottom w:val="0"/>
                                                              <w:divBdr>
                                                                <w:top w:val="none" w:sz="0" w:space="0" w:color="auto"/>
                                                                <w:left w:val="none" w:sz="0" w:space="0" w:color="auto"/>
                                                                <w:bottom w:val="none" w:sz="0" w:space="0" w:color="auto"/>
                                                                <w:right w:val="none" w:sz="0" w:space="0" w:color="auto"/>
                                                              </w:divBdr>
                                                            </w:div>
                                                            <w:div w:id="757866574">
                                                              <w:marLeft w:val="0"/>
                                                              <w:marRight w:val="0"/>
                                                              <w:marTop w:val="0"/>
                                                              <w:marBottom w:val="0"/>
                                                              <w:divBdr>
                                                                <w:top w:val="none" w:sz="0" w:space="0" w:color="auto"/>
                                                                <w:left w:val="none" w:sz="0" w:space="0" w:color="auto"/>
                                                                <w:bottom w:val="none" w:sz="0" w:space="0" w:color="auto"/>
                                                                <w:right w:val="none" w:sz="0" w:space="0" w:color="auto"/>
                                                              </w:divBdr>
                                                            </w:div>
                                                            <w:div w:id="19043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08520">
                                                  <w:marLeft w:val="0"/>
                                                  <w:marRight w:val="0"/>
                                                  <w:marTop w:val="0"/>
                                                  <w:marBottom w:val="0"/>
                                                  <w:divBdr>
                                                    <w:top w:val="none" w:sz="0" w:space="0" w:color="auto"/>
                                                    <w:left w:val="none" w:sz="0" w:space="0" w:color="auto"/>
                                                    <w:bottom w:val="none" w:sz="0" w:space="0" w:color="auto"/>
                                                    <w:right w:val="none" w:sz="0" w:space="0" w:color="auto"/>
                                                  </w:divBdr>
                                                  <w:divsChild>
                                                    <w:div w:id="369383250">
                                                      <w:marLeft w:val="0"/>
                                                      <w:marRight w:val="0"/>
                                                      <w:marTop w:val="0"/>
                                                      <w:marBottom w:val="0"/>
                                                      <w:divBdr>
                                                        <w:top w:val="none" w:sz="0" w:space="0" w:color="auto"/>
                                                        <w:left w:val="none" w:sz="0" w:space="0" w:color="auto"/>
                                                        <w:bottom w:val="none" w:sz="0" w:space="0" w:color="auto"/>
                                                        <w:right w:val="none" w:sz="0" w:space="0" w:color="auto"/>
                                                      </w:divBdr>
                                                      <w:divsChild>
                                                        <w:div w:id="559098735">
                                                          <w:marLeft w:val="0"/>
                                                          <w:marRight w:val="0"/>
                                                          <w:marTop w:val="450"/>
                                                          <w:marBottom w:val="0"/>
                                                          <w:divBdr>
                                                            <w:top w:val="none" w:sz="0" w:space="0" w:color="auto"/>
                                                            <w:left w:val="none" w:sz="0" w:space="0" w:color="auto"/>
                                                            <w:bottom w:val="none" w:sz="0" w:space="0" w:color="auto"/>
                                                            <w:right w:val="none" w:sz="0" w:space="0" w:color="auto"/>
                                                          </w:divBdr>
                                                          <w:divsChild>
                                                            <w:div w:id="2010787701">
                                                              <w:marLeft w:val="-96"/>
                                                              <w:marRight w:val="0"/>
                                                              <w:marTop w:val="0"/>
                                                              <w:marBottom w:val="0"/>
                                                              <w:divBdr>
                                                                <w:top w:val="none" w:sz="0" w:space="0" w:color="auto"/>
                                                                <w:left w:val="none" w:sz="0" w:space="0" w:color="auto"/>
                                                                <w:bottom w:val="none" w:sz="0" w:space="0" w:color="auto"/>
                                                                <w:right w:val="none" w:sz="0" w:space="0" w:color="auto"/>
                                                              </w:divBdr>
                                                            </w:div>
                                                          </w:divsChild>
                                                        </w:div>
                                                        <w:div w:id="387345893">
                                                          <w:marLeft w:val="0"/>
                                                          <w:marRight w:val="0"/>
                                                          <w:marTop w:val="0"/>
                                                          <w:marBottom w:val="0"/>
                                                          <w:divBdr>
                                                            <w:top w:val="none" w:sz="0" w:space="0" w:color="auto"/>
                                                            <w:left w:val="none" w:sz="0" w:space="0" w:color="auto"/>
                                                            <w:bottom w:val="none" w:sz="0" w:space="0" w:color="auto"/>
                                                            <w:right w:val="none" w:sz="0" w:space="0" w:color="auto"/>
                                                          </w:divBdr>
                                                          <w:divsChild>
                                                            <w:div w:id="1789395533">
                                                              <w:marLeft w:val="0"/>
                                                              <w:marRight w:val="0"/>
                                                              <w:marTop w:val="0"/>
                                                              <w:marBottom w:val="0"/>
                                                              <w:divBdr>
                                                                <w:top w:val="none" w:sz="0" w:space="0" w:color="auto"/>
                                                                <w:left w:val="none" w:sz="0" w:space="0" w:color="auto"/>
                                                                <w:bottom w:val="none" w:sz="0" w:space="0" w:color="auto"/>
                                                                <w:right w:val="none" w:sz="0" w:space="0" w:color="auto"/>
                                                              </w:divBdr>
                                                              <w:divsChild>
                                                                <w:div w:id="1429035384">
                                                                  <w:marLeft w:val="0"/>
                                                                  <w:marRight w:val="0"/>
                                                                  <w:marTop w:val="0"/>
                                                                  <w:marBottom w:val="0"/>
                                                                  <w:divBdr>
                                                                    <w:top w:val="none" w:sz="0" w:space="0" w:color="auto"/>
                                                                    <w:left w:val="none" w:sz="0" w:space="0" w:color="auto"/>
                                                                    <w:bottom w:val="none" w:sz="0" w:space="0" w:color="auto"/>
                                                                    <w:right w:val="none" w:sz="0" w:space="0" w:color="auto"/>
                                                                  </w:divBdr>
                                                                </w:div>
                                                              </w:divsChild>
                                                            </w:div>
                                                            <w:div w:id="1118187137">
                                                              <w:marLeft w:val="0"/>
                                                              <w:marRight w:val="0"/>
                                                              <w:marTop w:val="0"/>
                                                              <w:marBottom w:val="0"/>
                                                              <w:divBdr>
                                                                <w:top w:val="none" w:sz="0" w:space="0" w:color="auto"/>
                                                                <w:left w:val="none" w:sz="0" w:space="0" w:color="auto"/>
                                                                <w:bottom w:val="none" w:sz="0" w:space="0" w:color="auto"/>
                                                                <w:right w:val="none" w:sz="0" w:space="0" w:color="auto"/>
                                                              </w:divBdr>
                                                            </w:div>
                                                            <w:div w:id="585723671">
                                                              <w:marLeft w:val="0"/>
                                                              <w:marRight w:val="0"/>
                                                              <w:marTop w:val="0"/>
                                                              <w:marBottom w:val="0"/>
                                                              <w:divBdr>
                                                                <w:top w:val="none" w:sz="0" w:space="0" w:color="auto"/>
                                                                <w:left w:val="none" w:sz="0" w:space="0" w:color="auto"/>
                                                                <w:bottom w:val="none" w:sz="0" w:space="0" w:color="auto"/>
                                                                <w:right w:val="none" w:sz="0" w:space="0" w:color="auto"/>
                                                              </w:divBdr>
                                                            </w:div>
                                                            <w:div w:id="768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77108">
                                                  <w:marLeft w:val="0"/>
                                                  <w:marRight w:val="0"/>
                                                  <w:marTop w:val="0"/>
                                                  <w:marBottom w:val="0"/>
                                                  <w:divBdr>
                                                    <w:top w:val="none" w:sz="0" w:space="0" w:color="auto"/>
                                                    <w:left w:val="none" w:sz="0" w:space="0" w:color="auto"/>
                                                    <w:bottom w:val="none" w:sz="0" w:space="0" w:color="auto"/>
                                                    <w:right w:val="none" w:sz="0" w:space="0" w:color="auto"/>
                                                  </w:divBdr>
                                                  <w:divsChild>
                                                    <w:div w:id="224410626">
                                                      <w:marLeft w:val="0"/>
                                                      <w:marRight w:val="0"/>
                                                      <w:marTop w:val="0"/>
                                                      <w:marBottom w:val="0"/>
                                                      <w:divBdr>
                                                        <w:top w:val="none" w:sz="0" w:space="0" w:color="auto"/>
                                                        <w:left w:val="none" w:sz="0" w:space="0" w:color="auto"/>
                                                        <w:bottom w:val="none" w:sz="0" w:space="0" w:color="auto"/>
                                                        <w:right w:val="none" w:sz="0" w:space="0" w:color="auto"/>
                                                      </w:divBdr>
                                                      <w:divsChild>
                                                        <w:div w:id="1855682386">
                                                          <w:marLeft w:val="0"/>
                                                          <w:marRight w:val="0"/>
                                                          <w:marTop w:val="450"/>
                                                          <w:marBottom w:val="0"/>
                                                          <w:divBdr>
                                                            <w:top w:val="none" w:sz="0" w:space="0" w:color="auto"/>
                                                            <w:left w:val="none" w:sz="0" w:space="0" w:color="auto"/>
                                                            <w:bottom w:val="none" w:sz="0" w:space="0" w:color="auto"/>
                                                            <w:right w:val="none" w:sz="0" w:space="0" w:color="auto"/>
                                                          </w:divBdr>
                                                          <w:divsChild>
                                                            <w:div w:id="1708220859">
                                                              <w:marLeft w:val="-96"/>
                                                              <w:marRight w:val="0"/>
                                                              <w:marTop w:val="0"/>
                                                              <w:marBottom w:val="0"/>
                                                              <w:divBdr>
                                                                <w:top w:val="none" w:sz="0" w:space="0" w:color="auto"/>
                                                                <w:left w:val="none" w:sz="0" w:space="0" w:color="auto"/>
                                                                <w:bottom w:val="none" w:sz="0" w:space="0" w:color="auto"/>
                                                                <w:right w:val="none" w:sz="0" w:space="0" w:color="auto"/>
                                                              </w:divBdr>
                                                            </w:div>
                                                          </w:divsChild>
                                                        </w:div>
                                                        <w:div w:id="296498957">
                                                          <w:marLeft w:val="0"/>
                                                          <w:marRight w:val="0"/>
                                                          <w:marTop w:val="0"/>
                                                          <w:marBottom w:val="0"/>
                                                          <w:divBdr>
                                                            <w:top w:val="none" w:sz="0" w:space="0" w:color="auto"/>
                                                            <w:left w:val="none" w:sz="0" w:space="0" w:color="auto"/>
                                                            <w:bottom w:val="none" w:sz="0" w:space="0" w:color="auto"/>
                                                            <w:right w:val="none" w:sz="0" w:space="0" w:color="auto"/>
                                                          </w:divBdr>
                                                          <w:divsChild>
                                                            <w:div w:id="776026108">
                                                              <w:marLeft w:val="0"/>
                                                              <w:marRight w:val="0"/>
                                                              <w:marTop w:val="0"/>
                                                              <w:marBottom w:val="0"/>
                                                              <w:divBdr>
                                                                <w:top w:val="none" w:sz="0" w:space="0" w:color="auto"/>
                                                                <w:left w:val="none" w:sz="0" w:space="0" w:color="auto"/>
                                                                <w:bottom w:val="none" w:sz="0" w:space="0" w:color="auto"/>
                                                                <w:right w:val="none" w:sz="0" w:space="0" w:color="auto"/>
                                                              </w:divBdr>
                                                              <w:divsChild>
                                                                <w:div w:id="630671820">
                                                                  <w:marLeft w:val="0"/>
                                                                  <w:marRight w:val="0"/>
                                                                  <w:marTop w:val="0"/>
                                                                  <w:marBottom w:val="0"/>
                                                                  <w:divBdr>
                                                                    <w:top w:val="none" w:sz="0" w:space="0" w:color="auto"/>
                                                                    <w:left w:val="none" w:sz="0" w:space="0" w:color="auto"/>
                                                                    <w:bottom w:val="none" w:sz="0" w:space="0" w:color="auto"/>
                                                                    <w:right w:val="none" w:sz="0" w:space="0" w:color="auto"/>
                                                                  </w:divBdr>
                                                                </w:div>
                                                              </w:divsChild>
                                                            </w:div>
                                                            <w:div w:id="1583027906">
                                                              <w:marLeft w:val="0"/>
                                                              <w:marRight w:val="0"/>
                                                              <w:marTop w:val="0"/>
                                                              <w:marBottom w:val="0"/>
                                                              <w:divBdr>
                                                                <w:top w:val="none" w:sz="0" w:space="0" w:color="auto"/>
                                                                <w:left w:val="none" w:sz="0" w:space="0" w:color="auto"/>
                                                                <w:bottom w:val="none" w:sz="0" w:space="0" w:color="auto"/>
                                                                <w:right w:val="none" w:sz="0" w:space="0" w:color="auto"/>
                                                              </w:divBdr>
                                                            </w:div>
                                                            <w:div w:id="213397507">
                                                              <w:marLeft w:val="0"/>
                                                              <w:marRight w:val="0"/>
                                                              <w:marTop w:val="0"/>
                                                              <w:marBottom w:val="0"/>
                                                              <w:divBdr>
                                                                <w:top w:val="none" w:sz="0" w:space="0" w:color="auto"/>
                                                                <w:left w:val="none" w:sz="0" w:space="0" w:color="auto"/>
                                                                <w:bottom w:val="none" w:sz="0" w:space="0" w:color="auto"/>
                                                                <w:right w:val="none" w:sz="0" w:space="0" w:color="auto"/>
                                                              </w:divBdr>
                                                            </w:div>
                                                            <w:div w:id="19218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33153">
                                                  <w:marLeft w:val="0"/>
                                                  <w:marRight w:val="0"/>
                                                  <w:marTop w:val="0"/>
                                                  <w:marBottom w:val="0"/>
                                                  <w:divBdr>
                                                    <w:top w:val="none" w:sz="0" w:space="0" w:color="auto"/>
                                                    <w:left w:val="none" w:sz="0" w:space="0" w:color="auto"/>
                                                    <w:bottom w:val="none" w:sz="0" w:space="0" w:color="auto"/>
                                                    <w:right w:val="none" w:sz="0" w:space="0" w:color="auto"/>
                                                  </w:divBdr>
                                                  <w:divsChild>
                                                    <w:div w:id="1726368083">
                                                      <w:marLeft w:val="0"/>
                                                      <w:marRight w:val="0"/>
                                                      <w:marTop w:val="0"/>
                                                      <w:marBottom w:val="0"/>
                                                      <w:divBdr>
                                                        <w:top w:val="none" w:sz="0" w:space="0" w:color="auto"/>
                                                        <w:left w:val="none" w:sz="0" w:space="0" w:color="auto"/>
                                                        <w:bottom w:val="none" w:sz="0" w:space="0" w:color="auto"/>
                                                        <w:right w:val="none" w:sz="0" w:space="0" w:color="auto"/>
                                                      </w:divBdr>
                                                      <w:divsChild>
                                                        <w:div w:id="680471038">
                                                          <w:marLeft w:val="0"/>
                                                          <w:marRight w:val="0"/>
                                                          <w:marTop w:val="450"/>
                                                          <w:marBottom w:val="0"/>
                                                          <w:divBdr>
                                                            <w:top w:val="none" w:sz="0" w:space="0" w:color="auto"/>
                                                            <w:left w:val="none" w:sz="0" w:space="0" w:color="auto"/>
                                                            <w:bottom w:val="none" w:sz="0" w:space="0" w:color="auto"/>
                                                            <w:right w:val="none" w:sz="0" w:space="0" w:color="auto"/>
                                                          </w:divBdr>
                                                          <w:divsChild>
                                                            <w:div w:id="127402535">
                                                              <w:marLeft w:val="-96"/>
                                                              <w:marRight w:val="0"/>
                                                              <w:marTop w:val="0"/>
                                                              <w:marBottom w:val="0"/>
                                                              <w:divBdr>
                                                                <w:top w:val="none" w:sz="0" w:space="0" w:color="auto"/>
                                                                <w:left w:val="none" w:sz="0" w:space="0" w:color="auto"/>
                                                                <w:bottom w:val="none" w:sz="0" w:space="0" w:color="auto"/>
                                                                <w:right w:val="none" w:sz="0" w:space="0" w:color="auto"/>
                                                              </w:divBdr>
                                                            </w:div>
                                                          </w:divsChild>
                                                        </w:div>
                                                        <w:div w:id="1618216633">
                                                          <w:marLeft w:val="0"/>
                                                          <w:marRight w:val="0"/>
                                                          <w:marTop w:val="0"/>
                                                          <w:marBottom w:val="0"/>
                                                          <w:divBdr>
                                                            <w:top w:val="none" w:sz="0" w:space="0" w:color="auto"/>
                                                            <w:left w:val="none" w:sz="0" w:space="0" w:color="auto"/>
                                                            <w:bottom w:val="none" w:sz="0" w:space="0" w:color="auto"/>
                                                            <w:right w:val="none" w:sz="0" w:space="0" w:color="auto"/>
                                                          </w:divBdr>
                                                          <w:divsChild>
                                                            <w:div w:id="124130337">
                                                              <w:marLeft w:val="0"/>
                                                              <w:marRight w:val="0"/>
                                                              <w:marTop w:val="0"/>
                                                              <w:marBottom w:val="0"/>
                                                              <w:divBdr>
                                                                <w:top w:val="none" w:sz="0" w:space="0" w:color="auto"/>
                                                                <w:left w:val="none" w:sz="0" w:space="0" w:color="auto"/>
                                                                <w:bottom w:val="none" w:sz="0" w:space="0" w:color="auto"/>
                                                                <w:right w:val="none" w:sz="0" w:space="0" w:color="auto"/>
                                                              </w:divBdr>
                                                              <w:divsChild>
                                                                <w:div w:id="419185285">
                                                                  <w:marLeft w:val="0"/>
                                                                  <w:marRight w:val="0"/>
                                                                  <w:marTop w:val="0"/>
                                                                  <w:marBottom w:val="0"/>
                                                                  <w:divBdr>
                                                                    <w:top w:val="none" w:sz="0" w:space="0" w:color="auto"/>
                                                                    <w:left w:val="none" w:sz="0" w:space="0" w:color="auto"/>
                                                                    <w:bottom w:val="none" w:sz="0" w:space="0" w:color="auto"/>
                                                                    <w:right w:val="none" w:sz="0" w:space="0" w:color="auto"/>
                                                                  </w:divBdr>
                                                                </w:div>
                                                              </w:divsChild>
                                                            </w:div>
                                                            <w:div w:id="1018505743">
                                                              <w:marLeft w:val="0"/>
                                                              <w:marRight w:val="0"/>
                                                              <w:marTop w:val="0"/>
                                                              <w:marBottom w:val="0"/>
                                                              <w:divBdr>
                                                                <w:top w:val="none" w:sz="0" w:space="0" w:color="auto"/>
                                                                <w:left w:val="none" w:sz="0" w:space="0" w:color="auto"/>
                                                                <w:bottom w:val="none" w:sz="0" w:space="0" w:color="auto"/>
                                                                <w:right w:val="none" w:sz="0" w:space="0" w:color="auto"/>
                                                              </w:divBdr>
                                                            </w:div>
                                                            <w:div w:id="48504291">
                                                              <w:marLeft w:val="0"/>
                                                              <w:marRight w:val="0"/>
                                                              <w:marTop w:val="0"/>
                                                              <w:marBottom w:val="0"/>
                                                              <w:divBdr>
                                                                <w:top w:val="none" w:sz="0" w:space="0" w:color="auto"/>
                                                                <w:left w:val="none" w:sz="0" w:space="0" w:color="auto"/>
                                                                <w:bottom w:val="none" w:sz="0" w:space="0" w:color="auto"/>
                                                                <w:right w:val="none" w:sz="0" w:space="0" w:color="auto"/>
                                                              </w:divBdr>
                                                            </w:div>
                                                            <w:div w:id="7685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41886">
                                                  <w:marLeft w:val="0"/>
                                                  <w:marRight w:val="0"/>
                                                  <w:marTop w:val="0"/>
                                                  <w:marBottom w:val="0"/>
                                                  <w:divBdr>
                                                    <w:top w:val="none" w:sz="0" w:space="0" w:color="auto"/>
                                                    <w:left w:val="none" w:sz="0" w:space="0" w:color="auto"/>
                                                    <w:bottom w:val="none" w:sz="0" w:space="0" w:color="auto"/>
                                                    <w:right w:val="none" w:sz="0" w:space="0" w:color="auto"/>
                                                  </w:divBdr>
                                                  <w:divsChild>
                                                    <w:div w:id="2079089175">
                                                      <w:marLeft w:val="0"/>
                                                      <w:marRight w:val="0"/>
                                                      <w:marTop w:val="0"/>
                                                      <w:marBottom w:val="0"/>
                                                      <w:divBdr>
                                                        <w:top w:val="none" w:sz="0" w:space="0" w:color="auto"/>
                                                        <w:left w:val="none" w:sz="0" w:space="0" w:color="auto"/>
                                                        <w:bottom w:val="none" w:sz="0" w:space="0" w:color="auto"/>
                                                        <w:right w:val="none" w:sz="0" w:space="0" w:color="auto"/>
                                                      </w:divBdr>
                                                      <w:divsChild>
                                                        <w:div w:id="1237595859">
                                                          <w:marLeft w:val="0"/>
                                                          <w:marRight w:val="0"/>
                                                          <w:marTop w:val="450"/>
                                                          <w:marBottom w:val="0"/>
                                                          <w:divBdr>
                                                            <w:top w:val="none" w:sz="0" w:space="0" w:color="auto"/>
                                                            <w:left w:val="none" w:sz="0" w:space="0" w:color="auto"/>
                                                            <w:bottom w:val="none" w:sz="0" w:space="0" w:color="auto"/>
                                                            <w:right w:val="none" w:sz="0" w:space="0" w:color="auto"/>
                                                          </w:divBdr>
                                                          <w:divsChild>
                                                            <w:div w:id="1435514916">
                                                              <w:marLeft w:val="-96"/>
                                                              <w:marRight w:val="0"/>
                                                              <w:marTop w:val="0"/>
                                                              <w:marBottom w:val="0"/>
                                                              <w:divBdr>
                                                                <w:top w:val="none" w:sz="0" w:space="0" w:color="auto"/>
                                                                <w:left w:val="none" w:sz="0" w:space="0" w:color="auto"/>
                                                                <w:bottom w:val="none" w:sz="0" w:space="0" w:color="auto"/>
                                                                <w:right w:val="none" w:sz="0" w:space="0" w:color="auto"/>
                                                              </w:divBdr>
                                                            </w:div>
                                                          </w:divsChild>
                                                        </w:div>
                                                        <w:div w:id="855732899">
                                                          <w:marLeft w:val="0"/>
                                                          <w:marRight w:val="0"/>
                                                          <w:marTop w:val="0"/>
                                                          <w:marBottom w:val="0"/>
                                                          <w:divBdr>
                                                            <w:top w:val="none" w:sz="0" w:space="0" w:color="auto"/>
                                                            <w:left w:val="none" w:sz="0" w:space="0" w:color="auto"/>
                                                            <w:bottom w:val="none" w:sz="0" w:space="0" w:color="auto"/>
                                                            <w:right w:val="none" w:sz="0" w:space="0" w:color="auto"/>
                                                          </w:divBdr>
                                                          <w:divsChild>
                                                            <w:div w:id="488209258">
                                                              <w:marLeft w:val="0"/>
                                                              <w:marRight w:val="0"/>
                                                              <w:marTop w:val="0"/>
                                                              <w:marBottom w:val="0"/>
                                                              <w:divBdr>
                                                                <w:top w:val="none" w:sz="0" w:space="0" w:color="auto"/>
                                                                <w:left w:val="none" w:sz="0" w:space="0" w:color="auto"/>
                                                                <w:bottom w:val="none" w:sz="0" w:space="0" w:color="auto"/>
                                                                <w:right w:val="none" w:sz="0" w:space="0" w:color="auto"/>
                                                              </w:divBdr>
                                                              <w:divsChild>
                                                                <w:div w:id="1614552587">
                                                                  <w:marLeft w:val="0"/>
                                                                  <w:marRight w:val="0"/>
                                                                  <w:marTop w:val="0"/>
                                                                  <w:marBottom w:val="0"/>
                                                                  <w:divBdr>
                                                                    <w:top w:val="none" w:sz="0" w:space="0" w:color="auto"/>
                                                                    <w:left w:val="none" w:sz="0" w:space="0" w:color="auto"/>
                                                                    <w:bottom w:val="none" w:sz="0" w:space="0" w:color="auto"/>
                                                                    <w:right w:val="none" w:sz="0" w:space="0" w:color="auto"/>
                                                                  </w:divBdr>
                                                                </w:div>
                                                              </w:divsChild>
                                                            </w:div>
                                                            <w:div w:id="1233732978">
                                                              <w:marLeft w:val="0"/>
                                                              <w:marRight w:val="0"/>
                                                              <w:marTop w:val="0"/>
                                                              <w:marBottom w:val="0"/>
                                                              <w:divBdr>
                                                                <w:top w:val="none" w:sz="0" w:space="0" w:color="auto"/>
                                                                <w:left w:val="none" w:sz="0" w:space="0" w:color="auto"/>
                                                                <w:bottom w:val="none" w:sz="0" w:space="0" w:color="auto"/>
                                                                <w:right w:val="none" w:sz="0" w:space="0" w:color="auto"/>
                                                              </w:divBdr>
                                                            </w:div>
                                                            <w:div w:id="919218776">
                                                              <w:marLeft w:val="0"/>
                                                              <w:marRight w:val="0"/>
                                                              <w:marTop w:val="0"/>
                                                              <w:marBottom w:val="0"/>
                                                              <w:divBdr>
                                                                <w:top w:val="none" w:sz="0" w:space="0" w:color="auto"/>
                                                                <w:left w:val="none" w:sz="0" w:space="0" w:color="auto"/>
                                                                <w:bottom w:val="none" w:sz="0" w:space="0" w:color="auto"/>
                                                                <w:right w:val="none" w:sz="0" w:space="0" w:color="auto"/>
                                                              </w:divBdr>
                                                            </w:div>
                                                            <w:div w:id="19845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99516">
                                                  <w:marLeft w:val="0"/>
                                                  <w:marRight w:val="0"/>
                                                  <w:marTop w:val="0"/>
                                                  <w:marBottom w:val="0"/>
                                                  <w:divBdr>
                                                    <w:top w:val="none" w:sz="0" w:space="0" w:color="auto"/>
                                                    <w:left w:val="none" w:sz="0" w:space="0" w:color="auto"/>
                                                    <w:bottom w:val="none" w:sz="0" w:space="0" w:color="auto"/>
                                                    <w:right w:val="none" w:sz="0" w:space="0" w:color="auto"/>
                                                  </w:divBdr>
                                                  <w:divsChild>
                                                    <w:div w:id="319426527">
                                                      <w:marLeft w:val="0"/>
                                                      <w:marRight w:val="0"/>
                                                      <w:marTop w:val="0"/>
                                                      <w:marBottom w:val="0"/>
                                                      <w:divBdr>
                                                        <w:top w:val="none" w:sz="0" w:space="0" w:color="auto"/>
                                                        <w:left w:val="none" w:sz="0" w:space="0" w:color="auto"/>
                                                        <w:bottom w:val="none" w:sz="0" w:space="0" w:color="auto"/>
                                                        <w:right w:val="none" w:sz="0" w:space="0" w:color="auto"/>
                                                      </w:divBdr>
                                                      <w:divsChild>
                                                        <w:div w:id="736051070">
                                                          <w:marLeft w:val="0"/>
                                                          <w:marRight w:val="0"/>
                                                          <w:marTop w:val="450"/>
                                                          <w:marBottom w:val="0"/>
                                                          <w:divBdr>
                                                            <w:top w:val="none" w:sz="0" w:space="0" w:color="auto"/>
                                                            <w:left w:val="none" w:sz="0" w:space="0" w:color="auto"/>
                                                            <w:bottom w:val="none" w:sz="0" w:space="0" w:color="auto"/>
                                                            <w:right w:val="none" w:sz="0" w:space="0" w:color="auto"/>
                                                          </w:divBdr>
                                                          <w:divsChild>
                                                            <w:div w:id="60449063">
                                                              <w:marLeft w:val="-96"/>
                                                              <w:marRight w:val="0"/>
                                                              <w:marTop w:val="0"/>
                                                              <w:marBottom w:val="0"/>
                                                              <w:divBdr>
                                                                <w:top w:val="none" w:sz="0" w:space="0" w:color="auto"/>
                                                                <w:left w:val="none" w:sz="0" w:space="0" w:color="auto"/>
                                                                <w:bottom w:val="none" w:sz="0" w:space="0" w:color="auto"/>
                                                                <w:right w:val="none" w:sz="0" w:space="0" w:color="auto"/>
                                                              </w:divBdr>
                                                            </w:div>
                                                          </w:divsChild>
                                                        </w:div>
                                                        <w:div w:id="1213536695">
                                                          <w:marLeft w:val="0"/>
                                                          <w:marRight w:val="0"/>
                                                          <w:marTop w:val="0"/>
                                                          <w:marBottom w:val="0"/>
                                                          <w:divBdr>
                                                            <w:top w:val="none" w:sz="0" w:space="0" w:color="auto"/>
                                                            <w:left w:val="none" w:sz="0" w:space="0" w:color="auto"/>
                                                            <w:bottom w:val="none" w:sz="0" w:space="0" w:color="auto"/>
                                                            <w:right w:val="none" w:sz="0" w:space="0" w:color="auto"/>
                                                          </w:divBdr>
                                                          <w:divsChild>
                                                            <w:div w:id="2090539241">
                                                              <w:marLeft w:val="0"/>
                                                              <w:marRight w:val="0"/>
                                                              <w:marTop w:val="0"/>
                                                              <w:marBottom w:val="0"/>
                                                              <w:divBdr>
                                                                <w:top w:val="none" w:sz="0" w:space="0" w:color="auto"/>
                                                                <w:left w:val="none" w:sz="0" w:space="0" w:color="auto"/>
                                                                <w:bottom w:val="none" w:sz="0" w:space="0" w:color="auto"/>
                                                                <w:right w:val="none" w:sz="0" w:space="0" w:color="auto"/>
                                                              </w:divBdr>
                                                              <w:divsChild>
                                                                <w:div w:id="1660111610">
                                                                  <w:marLeft w:val="0"/>
                                                                  <w:marRight w:val="0"/>
                                                                  <w:marTop w:val="0"/>
                                                                  <w:marBottom w:val="0"/>
                                                                  <w:divBdr>
                                                                    <w:top w:val="none" w:sz="0" w:space="0" w:color="auto"/>
                                                                    <w:left w:val="none" w:sz="0" w:space="0" w:color="auto"/>
                                                                    <w:bottom w:val="none" w:sz="0" w:space="0" w:color="auto"/>
                                                                    <w:right w:val="none" w:sz="0" w:space="0" w:color="auto"/>
                                                                  </w:divBdr>
                                                                </w:div>
                                                              </w:divsChild>
                                                            </w:div>
                                                            <w:div w:id="979111626">
                                                              <w:marLeft w:val="0"/>
                                                              <w:marRight w:val="0"/>
                                                              <w:marTop w:val="0"/>
                                                              <w:marBottom w:val="0"/>
                                                              <w:divBdr>
                                                                <w:top w:val="none" w:sz="0" w:space="0" w:color="auto"/>
                                                                <w:left w:val="none" w:sz="0" w:space="0" w:color="auto"/>
                                                                <w:bottom w:val="none" w:sz="0" w:space="0" w:color="auto"/>
                                                                <w:right w:val="none" w:sz="0" w:space="0" w:color="auto"/>
                                                              </w:divBdr>
                                                            </w:div>
                                                            <w:div w:id="1516455589">
                                                              <w:marLeft w:val="0"/>
                                                              <w:marRight w:val="0"/>
                                                              <w:marTop w:val="0"/>
                                                              <w:marBottom w:val="0"/>
                                                              <w:divBdr>
                                                                <w:top w:val="none" w:sz="0" w:space="0" w:color="auto"/>
                                                                <w:left w:val="none" w:sz="0" w:space="0" w:color="auto"/>
                                                                <w:bottom w:val="none" w:sz="0" w:space="0" w:color="auto"/>
                                                                <w:right w:val="none" w:sz="0" w:space="0" w:color="auto"/>
                                                              </w:divBdr>
                                                            </w:div>
                                                            <w:div w:id="12244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99645">
                                                  <w:marLeft w:val="0"/>
                                                  <w:marRight w:val="0"/>
                                                  <w:marTop w:val="0"/>
                                                  <w:marBottom w:val="0"/>
                                                  <w:divBdr>
                                                    <w:top w:val="none" w:sz="0" w:space="0" w:color="auto"/>
                                                    <w:left w:val="none" w:sz="0" w:space="0" w:color="auto"/>
                                                    <w:bottom w:val="none" w:sz="0" w:space="0" w:color="auto"/>
                                                    <w:right w:val="none" w:sz="0" w:space="0" w:color="auto"/>
                                                  </w:divBdr>
                                                  <w:divsChild>
                                                    <w:div w:id="98530183">
                                                      <w:marLeft w:val="0"/>
                                                      <w:marRight w:val="0"/>
                                                      <w:marTop w:val="0"/>
                                                      <w:marBottom w:val="0"/>
                                                      <w:divBdr>
                                                        <w:top w:val="none" w:sz="0" w:space="0" w:color="auto"/>
                                                        <w:left w:val="none" w:sz="0" w:space="0" w:color="auto"/>
                                                        <w:bottom w:val="none" w:sz="0" w:space="0" w:color="auto"/>
                                                        <w:right w:val="none" w:sz="0" w:space="0" w:color="auto"/>
                                                      </w:divBdr>
                                                      <w:divsChild>
                                                        <w:div w:id="1845241156">
                                                          <w:marLeft w:val="0"/>
                                                          <w:marRight w:val="0"/>
                                                          <w:marTop w:val="450"/>
                                                          <w:marBottom w:val="0"/>
                                                          <w:divBdr>
                                                            <w:top w:val="none" w:sz="0" w:space="0" w:color="auto"/>
                                                            <w:left w:val="none" w:sz="0" w:space="0" w:color="auto"/>
                                                            <w:bottom w:val="none" w:sz="0" w:space="0" w:color="auto"/>
                                                            <w:right w:val="none" w:sz="0" w:space="0" w:color="auto"/>
                                                          </w:divBdr>
                                                          <w:divsChild>
                                                            <w:div w:id="1117482842">
                                                              <w:marLeft w:val="-96"/>
                                                              <w:marRight w:val="0"/>
                                                              <w:marTop w:val="0"/>
                                                              <w:marBottom w:val="0"/>
                                                              <w:divBdr>
                                                                <w:top w:val="none" w:sz="0" w:space="0" w:color="auto"/>
                                                                <w:left w:val="none" w:sz="0" w:space="0" w:color="auto"/>
                                                                <w:bottom w:val="none" w:sz="0" w:space="0" w:color="auto"/>
                                                                <w:right w:val="none" w:sz="0" w:space="0" w:color="auto"/>
                                                              </w:divBdr>
                                                            </w:div>
                                                          </w:divsChild>
                                                        </w:div>
                                                        <w:div w:id="638458969">
                                                          <w:marLeft w:val="0"/>
                                                          <w:marRight w:val="0"/>
                                                          <w:marTop w:val="0"/>
                                                          <w:marBottom w:val="0"/>
                                                          <w:divBdr>
                                                            <w:top w:val="none" w:sz="0" w:space="0" w:color="auto"/>
                                                            <w:left w:val="none" w:sz="0" w:space="0" w:color="auto"/>
                                                            <w:bottom w:val="none" w:sz="0" w:space="0" w:color="auto"/>
                                                            <w:right w:val="none" w:sz="0" w:space="0" w:color="auto"/>
                                                          </w:divBdr>
                                                          <w:divsChild>
                                                            <w:div w:id="351145940">
                                                              <w:marLeft w:val="0"/>
                                                              <w:marRight w:val="0"/>
                                                              <w:marTop w:val="0"/>
                                                              <w:marBottom w:val="0"/>
                                                              <w:divBdr>
                                                                <w:top w:val="none" w:sz="0" w:space="0" w:color="auto"/>
                                                                <w:left w:val="none" w:sz="0" w:space="0" w:color="auto"/>
                                                                <w:bottom w:val="none" w:sz="0" w:space="0" w:color="auto"/>
                                                                <w:right w:val="none" w:sz="0" w:space="0" w:color="auto"/>
                                                              </w:divBdr>
                                                              <w:divsChild>
                                                                <w:div w:id="670722660">
                                                                  <w:marLeft w:val="0"/>
                                                                  <w:marRight w:val="0"/>
                                                                  <w:marTop w:val="0"/>
                                                                  <w:marBottom w:val="0"/>
                                                                  <w:divBdr>
                                                                    <w:top w:val="none" w:sz="0" w:space="0" w:color="auto"/>
                                                                    <w:left w:val="none" w:sz="0" w:space="0" w:color="auto"/>
                                                                    <w:bottom w:val="none" w:sz="0" w:space="0" w:color="auto"/>
                                                                    <w:right w:val="none" w:sz="0" w:space="0" w:color="auto"/>
                                                                  </w:divBdr>
                                                                </w:div>
                                                              </w:divsChild>
                                                            </w:div>
                                                            <w:div w:id="1224564012">
                                                              <w:marLeft w:val="0"/>
                                                              <w:marRight w:val="0"/>
                                                              <w:marTop w:val="0"/>
                                                              <w:marBottom w:val="0"/>
                                                              <w:divBdr>
                                                                <w:top w:val="none" w:sz="0" w:space="0" w:color="auto"/>
                                                                <w:left w:val="none" w:sz="0" w:space="0" w:color="auto"/>
                                                                <w:bottom w:val="none" w:sz="0" w:space="0" w:color="auto"/>
                                                                <w:right w:val="none" w:sz="0" w:space="0" w:color="auto"/>
                                                              </w:divBdr>
                                                            </w:div>
                                                            <w:div w:id="1927573439">
                                                              <w:marLeft w:val="0"/>
                                                              <w:marRight w:val="0"/>
                                                              <w:marTop w:val="0"/>
                                                              <w:marBottom w:val="0"/>
                                                              <w:divBdr>
                                                                <w:top w:val="none" w:sz="0" w:space="0" w:color="auto"/>
                                                                <w:left w:val="none" w:sz="0" w:space="0" w:color="auto"/>
                                                                <w:bottom w:val="none" w:sz="0" w:space="0" w:color="auto"/>
                                                                <w:right w:val="none" w:sz="0" w:space="0" w:color="auto"/>
                                                              </w:divBdr>
                                                            </w:div>
                                                            <w:div w:id="41493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45047">
                                                  <w:marLeft w:val="0"/>
                                                  <w:marRight w:val="0"/>
                                                  <w:marTop w:val="0"/>
                                                  <w:marBottom w:val="0"/>
                                                  <w:divBdr>
                                                    <w:top w:val="none" w:sz="0" w:space="0" w:color="auto"/>
                                                    <w:left w:val="none" w:sz="0" w:space="0" w:color="auto"/>
                                                    <w:bottom w:val="none" w:sz="0" w:space="0" w:color="auto"/>
                                                    <w:right w:val="none" w:sz="0" w:space="0" w:color="auto"/>
                                                  </w:divBdr>
                                                  <w:divsChild>
                                                    <w:div w:id="745148319">
                                                      <w:marLeft w:val="0"/>
                                                      <w:marRight w:val="0"/>
                                                      <w:marTop w:val="0"/>
                                                      <w:marBottom w:val="0"/>
                                                      <w:divBdr>
                                                        <w:top w:val="none" w:sz="0" w:space="0" w:color="auto"/>
                                                        <w:left w:val="none" w:sz="0" w:space="0" w:color="auto"/>
                                                        <w:bottom w:val="none" w:sz="0" w:space="0" w:color="auto"/>
                                                        <w:right w:val="none" w:sz="0" w:space="0" w:color="auto"/>
                                                      </w:divBdr>
                                                      <w:divsChild>
                                                        <w:div w:id="1960644093">
                                                          <w:marLeft w:val="0"/>
                                                          <w:marRight w:val="0"/>
                                                          <w:marTop w:val="450"/>
                                                          <w:marBottom w:val="0"/>
                                                          <w:divBdr>
                                                            <w:top w:val="none" w:sz="0" w:space="0" w:color="auto"/>
                                                            <w:left w:val="none" w:sz="0" w:space="0" w:color="auto"/>
                                                            <w:bottom w:val="none" w:sz="0" w:space="0" w:color="auto"/>
                                                            <w:right w:val="none" w:sz="0" w:space="0" w:color="auto"/>
                                                          </w:divBdr>
                                                          <w:divsChild>
                                                            <w:div w:id="1762557624">
                                                              <w:marLeft w:val="-96"/>
                                                              <w:marRight w:val="0"/>
                                                              <w:marTop w:val="0"/>
                                                              <w:marBottom w:val="0"/>
                                                              <w:divBdr>
                                                                <w:top w:val="none" w:sz="0" w:space="0" w:color="auto"/>
                                                                <w:left w:val="none" w:sz="0" w:space="0" w:color="auto"/>
                                                                <w:bottom w:val="none" w:sz="0" w:space="0" w:color="auto"/>
                                                                <w:right w:val="none" w:sz="0" w:space="0" w:color="auto"/>
                                                              </w:divBdr>
                                                            </w:div>
                                                          </w:divsChild>
                                                        </w:div>
                                                        <w:div w:id="1808933965">
                                                          <w:marLeft w:val="0"/>
                                                          <w:marRight w:val="0"/>
                                                          <w:marTop w:val="0"/>
                                                          <w:marBottom w:val="0"/>
                                                          <w:divBdr>
                                                            <w:top w:val="none" w:sz="0" w:space="0" w:color="auto"/>
                                                            <w:left w:val="none" w:sz="0" w:space="0" w:color="auto"/>
                                                            <w:bottom w:val="none" w:sz="0" w:space="0" w:color="auto"/>
                                                            <w:right w:val="none" w:sz="0" w:space="0" w:color="auto"/>
                                                          </w:divBdr>
                                                          <w:divsChild>
                                                            <w:div w:id="1994021368">
                                                              <w:marLeft w:val="0"/>
                                                              <w:marRight w:val="0"/>
                                                              <w:marTop w:val="0"/>
                                                              <w:marBottom w:val="0"/>
                                                              <w:divBdr>
                                                                <w:top w:val="none" w:sz="0" w:space="0" w:color="auto"/>
                                                                <w:left w:val="none" w:sz="0" w:space="0" w:color="auto"/>
                                                                <w:bottom w:val="none" w:sz="0" w:space="0" w:color="auto"/>
                                                                <w:right w:val="none" w:sz="0" w:space="0" w:color="auto"/>
                                                              </w:divBdr>
                                                              <w:divsChild>
                                                                <w:div w:id="719481132">
                                                                  <w:marLeft w:val="0"/>
                                                                  <w:marRight w:val="0"/>
                                                                  <w:marTop w:val="0"/>
                                                                  <w:marBottom w:val="0"/>
                                                                  <w:divBdr>
                                                                    <w:top w:val="none" w:sz="0" w:space="0" w:color="auto"/>
                                                                    <w:left w:val="none" w:sz="0" w:space="0" w:color="auto"/>
                                                                    <w:bottom w:val="none" w:sz="0" w:space="0" w:color="auto"/>
                                                                    <w:right w:val="none" w:sz="0" w:space="0" w:color="auto"/>
                                                                  </w:divBdr>
                                                                </w:div>
                                                              </w:divsChild>
                                                            </w:div>
                                                            <w:div w:id="482892977">
                                                              <w:marLeft w:val="0"/>
                                                              <w:marRight w:val="0"/>
                                                              <w:marTop w:val="0"/>
                                                              <w:marBottom w:val="0"/>
                                                              <w:divBdr>
                                                                <w:top w:val="none" w:sz="0" w:space="0" w:color="auto"/>
                                                                <w:left w:val="none" w:sz="0" w:space="0" w:color="auto"/>
                                                                <w:bottom w:val="none" w:sz="0" w:space="0" w:color="auto"/>
                                                                <w:right w:val="none" w:sz="0" w:space="0" w:color="auto"/>
                                                              </w:divBdr>
                                                            </w:div>
                                                            <w:div w:id="392585638">
                                                              <w:marLeft w:val="0"/>
                                                              <w:marRight w:val="0"/>
                                                              <w:marTop w:val="0"/>
                                                              <w:marBottom w:val="0"/>
                                                              <w:divBdr>
                                                                <w:top w:val="none" w:sz="0" w:space="0" w:color="auto"/>
                                                                <w:left w:val="none" w:sz="0" w:space="0" w:color="auto"/>
                                                                <w:bottom w:val="none" w:sz="0" w:space="0" w:color="auto"/>
                                                                <w:right w:val="none" w:sz="0" w:space="0" w:color="auto"/>
                                                              </w:divBdr>
                                                            </w:div>
                                                            <w:div w:id="12986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253725">
                                                  <w:marLeft w:val="0"/>
                                                  <w:marRight w:val="0"/>
                                                  <w:marTop w:val="0"/>
                                                  <w:marBottom w:val="0"/>
                                                  <w:divBdr>
                                                    <w:top w:val="none" w:sz="0" w:space="0" w:color="auto"/>
                                                    <w:left w:val="none" w:sz="0" w:space="0" w:color="auto"/>
                                                    <w:bottom w:val="none" w:sz="0" w:space="0" w:color="auto"/>
                                                    <w:right w:val="none" w:sz="0" w:space="0" w:color="auto"/>
                                                  </w:divBdr>
                                                  <w:divsChild>
                                                    <w:div w:id="1816484836">
                                                      <w:marLeft w:val="0"/>
                                                      <w:marRight w:val="0"/>
                                                      <w:marTop w:val="0"/>
                                                      <w:marBottom w:val="0"/>
                                                      <w:divBdr>
                                                        <w:top w:val="none" w:sz="0" w:space="0" w:color="auto"/>
                                                        <w:left w:val="none" w:sz="0" w:space="0" w:color="auto"/>
                                                        <w:bottom w:val="none" w:sz="0" w:space="0" w:color="auto"/>
                                                        <w:right w:val="none" w:sz="0" w:space="0" w:color="auto"/>
                                                      </w:divBdr>
                                                      <w:divsChild>
                                                        <w:div w:id="1725327220">
                                                          <w:marLeft w:val="0"/>
                                                          <w:marRight w:val="0"/>
                                                          <w:marTop w:val="450"/>
                                                          <w:marBottom w:val="0"/>
                                                          <w:divBdr>
                                                            <w:top w:val="none" w:sz="0" w:space="0" w:color="auto"/>
                                                            <w:left w:val="none" w:sz="0" w:space="0" w:color="auto"/>
                                                            <w:bottom w:val="none" w:sz="0" w:space="0" w:color="auto"/>
                                                            <w:right w:val="none" w:sz="0" w:space="0" w:color="auto"/>
                                                          </w:divBdr>
                                                          <w:divsChild>
                                                            <w:div w:id="1722749392">
                                                              <w:marLeft w:val="-96"/>
                                                              <w:marRight w:val="0"/>
                                                              <w:marTop w:val="0"/>
                                                              <w:marBottom w:val="0"/>
                                                              <w:divBdr>
                                                                <w:top w:val="none" w:sz="0" w:space="0" w:color="auto"/>
                                                                <w:left w:val="none" w:sz="0" w:space="0" w:color="auto"/>
                                                                <w:bottom w:val="none" w:sz="0" w:space="0" w:color="auto"/>
                                                                <w:right w:val="none" w:sz="0" w:space="0" w:color="auto"/>
                                                              </w:divBdr>
                                                            </w:div>
                                                          </w:divsChild>
                                                        </w:div>
                                                        <w:div w:id="2098289386">
                                                          <w:marLeft w:val="0"/>
                                                          <w:marRight w:val="0"/>
                                                          <w:marTop w:val="0"/>
                                                          <w:marBottom w:val="0"/>
                                                          <w:divBdr>
                                                            <w:top w:val="none" w:sz="0" w:space="0" w:color="auto"/>
                                                            <w:left w:val="none" w:sz="0" w:space="0" w:color="auto"/>
                                                            <w:bottom w:val="none" w:sz="0" w:space="0" w:color="auto"/>
                                                            <w:right w:val="none" w:sz="0" w:space="0" w:color="auto"/>
                                                          </w:divBdr>
                                                          <w:divsChild>
                                                            <w:div w:id="1067921838">
                                                              <w:marLeft w:val="0"/>
                                                              <w:marRight w:val="0"/>
                                                              <w:marTop w:val="0"/>
                                                              <w:marBottom w:val="0"/>
                                                              <w:divBdr>
                                                                <w:top w:val="none" w:sz="0" w:space="0" w:color="auto"/>
                                                                <w:left w:val="none" w:sz="0" w:space="0" w:color="auto"/>
                                                                <w:bottom w:val="none" w:sz="0" w:space="0" w:color="auto"/>
                                                                <w:right w:val="none" w:sz="0" w:space="0" w:color="auto"/>
                                                              </w:divBdr>
                                                              <w:divsChild>
                                                                <w:div w:id="1721781882">
                                                                  <w:marLeft w:val="0"/>
                                                                  <w:marRight w:val="0"/>
                                                                  <w:marTop w:val="0"/>
                                                                  <w:marBottom w:val="0"/>
                                                                  <w:divBdr>
                                                                    <w:top w:val="none" w:sz="0" w:space="0" w:color="auto"/>
                                                                    <w:left w:val="none" w:sz="0" w:space="0" w:color="auto"/>
                                                                    <w:bottom w:val="none" w:sz="0" w:space="0" w:color="auto"/>
                                                                    <w:right w:val="none" w:sz="0" w:space="0" w:color="auto"/>
                                                                  </w:divBdr>
                                                                </w:div>
                                                              </w:divsChild>
                                                            </w:div>
                                                            <w:div w:id="122962160">
                                                              <w:marLeft w:val="0"/>
                                                              <w:marRight w:val="0"/>
                                                              <w:marTop w:val="0"/>
                                                              <w:marBottom w:val="0"/>
                                                              <w:divBdr>
                                                                <w:top w:val="none" w:sz="0" w:space="0" w:color="auto"/>
                                                                <w:left w:val="none" w:sz="0" w:space="0" w:color="auto"/>
                                                                <w:bottom w:val="none" w:sz="0" w:space="0" w:color="auto"/>
                                                                <w:right w:val="none" w:sz="0" w:space="0" w:color="auto"/>
                                                              </w:divBdr>
                                                            </w:div>
                                                            <w:div w:id="1181311540">
                                                              <w:marLeft w:val="0"/>
                                                              <w:marRight w:val="0"/>
                                                              <w:marTop w:val="0"/>
                                                              <w:marBottom w:val="0"/>
                                                              <w:divBdr>
                                                                <w:top w:val="none" w:sz="0" w:space="0" w:color="auto"/>
                                                                <w:left w:val="none" w:sz="0" w:space="0" w:color="auto"/>
                                                                <w:bottom w:val="none" w:sz="0" w:space="0" w:color="auto"/>
                                                                <w:right w:val="none" w:sz="0" w:space="0" w:color="auto"/>
                                                              </w:divBdr>
                                                            </w:div>
                                                            <w:div w:id="1576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952169">
                                                  <w:marLeft w:val="0"/>
                                                  <w:marRight w:val="0"/>
                                                  <w:marTop w:val="0"/>
                                                  <w:marBottom w:val="0"/>
                                                  <w:divBdr>
                                                    <w:top w:val="none" w:sz="0" w:space="0" w:color="auto"/>
                                                    <w:left w:val="none" w:sz="0" w:space="0" w:color="auto"/>
                                                    <w:bottom w:val="none" w:sz="0" w:space="0" w:color="auto"/>
                                                    <w:right w:val="none" w:sz="0" w:space="0" w:color="auto"/>
                                                  </w:divBdr>
                                                  <w:divsChild>
                                                    <w:div w:id="886375369">
                                                      <w:marLeft w:val="0"/>
                                                      <w:marRight w:val="0"/>
                                                      <w:marTop w:val="0"/>
                                                      <w:marBottom w:val="0"/>
                                                      <w:divBdr>
                                                        <w:top w:val="none" w:sz="0" w:space="0" w:color="auto"/>
                                                        <w:left w:val="none" w:sz="0" w:space="0" w:color="auto"/>
                                                        <w:bottom w:val="none" w:sz="0" w:space="0" w:color="auto"/>
                                                        <w:right w:val="none" w:sz="0" w:space="0" w:color="auto"/>
                                                      </w:divBdr>
                                                      <w:divsChild>
                                                        <w:div w:id="1756247241">
                                                          <w:marLeft w:val="0"/>
                                                          <w:marRight w:val="0"/>
                                                          <w:marTop w:val="450"/>
                                                          <w:marBottom w:val="0"/>
                                                          <w:divBdr>
                                                            <w:top w:val="none" w:sz="0" w:space="0" w:color="auto"/>
                                                            <w:left w:val="none" w:sz="0" w:space="0" w:color="auto"/>
                                                            <w:bottom w:val="none" w:sz="0" w:space="0" w:color="auto"/>
                                                            <w:right w:val="none" w:sz="0" w:space="0" w:color="auto"/>
                                                          </w:divBdr>
                                                          <w:divsChild>
                                                            <w:div w:id="1036658997">
                                                              <w:marLeft w:val="-96"/>
                                                              <w:marRight w:val="0"/>
                                                              <w:marTop w:val="0"/>
                                                              <w:marBottom w:val="0"/>
                                                              <w:divBdr>
                                                                <w:top w:val="none" w:sz="0" w:space="0" w:color="auto"/>
                                                                <w:left w:val="none" w:sz="0" w:space="0" w:color="auto"/>
                                                                <w:bottom w:val="none" w:sz="0" w:space="0" w:color="auto"/>
                                                                <w:right w:val="none" w:sz="0" w:space="0" w:color="auto"/>
                                                              </w:divBdr>
                                                            </w:div>
                                                          </w:divsChild>
                                                        </w:div>
                                                        <w:div w:id="756093191">
                                                          <w:marLeft w:val="0"/>
                                                          <w:marRight w:val="0"/>
                                                          <w:marTop w:val="0"/>
                                                          <w:marBottom w:val="0"/>
                                                          <w:divBdr>
                                                            <w:top w:val="none" w:sz="0" w:space="0" w:color="auto"/>
                                                            <w:left w:val="none" w:sz="0" w:space="0" w:color="auto"/>
                                                            <w:bottom w:val="none" w:sz="0" w:space="0" w:color="auto"/>
                                                            <w:right w:val="none" w:sz="0" w:space="0" w:color="auto"/>
                                                          </w:divBdr>
                                                          <w:divsChild>
                                                            <w:div w:id="415056260">
                                                              <w:marLeft w:val="0"/>
                                                              <w:marRight w:val="0"/>
                                                              <w:marTop w:val="0"/>
                                                              <w:marBottom w:val="0"/>
                                                              <w:divBdr>
                                                                <w:top w:val="none" w:sz="0" w:space="0" w:color="auto"/>
                                                                <w:left w:val="none" w:sz="0" w:space="0" w:color="auto"/>
                                                                <w:bottom w:val="none" w:sz="0" w:space="0" w:color="auto"/>
                                                                <w:right w:val="none" w:sz="0" w:space="0" w:color="auto"/>
                                                              </w:divBdr>
                                                              <w:divsChild>
                                                                <w:div w:id="374232354">
                                                                  <w:marLeft w:val="0"/>
                                                                  <w:marRight w:val="0"/>
                                                                  <w:marTop w:val="0"/>
                                                                  <w:marBottom w:val="0"/>
                                                                  <w:divBdr>
                                                                    <w:top w:val="none" w:sz="0" w:space="0" w:color="auto"/>
                                                                    <w:left w:val="none" w:sz="0" w:space="0" w:color="auto"/>
                                                                    <w:bottom w:val="none" w:sz="0" w:space="0" w:color="auto"/>
                                                                    <w:right w:val="none" w:sz="0" w:space="0" w:color="auto"/>
                                                                  </w:divBdr>
                                                                </w:div>
                                                              </w:divsChild>
                                                            </w:div>
                                                            <w:div w:id="4670037">
                                                              <w:marLeft w:val="0"/>
                                                              <w:marRight w:val="0"/>
                                                              <w:marTop w:val="0"/>
                                                              <w:marBottom w:val="0"/>
                                                              <w:divBdr>
                                                                <w:top w:val="none" w:sz="0" w:space="0" w:color="auto"/>
                                                                <w:left w:val="none" w:sz="0" w:space="0" w:color="auto"/>
                                                                <w:bottom w:val="none" w:sz="0" w:space="0" w:color="auto"/>
                                                                <w:right w:val="none" w:sz="0" w:space="0" w:color="auto"/>
                                                              </w:divBdr>
                                                            </w:div>
                                                            <w:div w:id="1301306607">
                                                              <w:marLeft w:val="0"/>
                                                              <w:marRight w:val="0"/>
                                                              <w:marTop w:val="0"/>
                                                              <w:marBottom w:val="0"/>
                                                              <w:divBdr>
                                                                <w:top w:val="none" w:sz="0" w:space="0" w:color="auto"/>
                                                                <w:left w:val="none" w:sz="0" w:space="0" w:color="auto"/>
                                                                <w:bottom w:val="none" w:sz="0" w:space="0" w:color="auto"/>
                                                                <w:right w:val="none" w:sz="0" w:space="0" w:color="auto"/>
                                                              </w:divBdr>
                                                            </w:div>
                                                            <w:div w:id="14528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9392">
                                                  <w:marLeft w:val="0"/>
                                                  <w:marRight w:val="0"/>
                                                  <w:marTop w:val="0"/>
                                                  <w:marBottom w:val="0"/>
                                                  <w:divBdr>
                                                    <w:top w:val="none" w:sz="0" w:space="0" w:color="auto"/>
                                                    <w:left w:val="none" w:sz="0" w:space="0" w:color="auto"/>
                                                    <w:bottom w:val="none" w:sz="0" w:space="0" w:color="auto"/>
                                                    <w:right w:val="none" w:sz="0" w:space="0" w:color="auto"/>
                                                  </w:divBdr>
                                                  <w:divsChild>
                                                    <w:div w:id="1499350865">
                                                      <w:marLeft w:val="0"/>
                                                      <w:marRight w:val="0"/>
                                                      <w:marTop w:val="0"/>
                                                      <w:marBottom w:val="0"/>
                                                      <w:divBdr>
                                                        <w:top w:val="none" w:sz="0" w:space="0" w:color="auto"/>
                                                        <w:left w:val="none" w:sz="0" w:space="0" w:color="auto"/>
                                                        <w:bottom w:val="none" w:sz="0" w:space="0" w:color="auto"/>
                                                        <w:right w:val="none" w:sz="0" w:space="0" w:color="auto"/>
                                                      </w:divBdr>
                                                      <w:divsChild>
                                                        <w:div w:id="258030300">
                                                          <w:marLeft w:val="0"/>
                                                          <w:marRight w:val="0"/>
                                                          <w:marTop w:val="450"/>
                                                          <w:marBottom w:val="0"/>
                                                          <w:divBdr>
                                                            <w:top w:val="none" w:sz="0" w:space="0" w:color="auto"/>
                                                            <w:left w:val="none" w:sz="0" w:space="0" w:color="auto"/>
                                                            <w:bottom w:val="none" w:sz="0" w:space="0" w:color="auto"/>
                                                            <w:right w:val="none" w:sz="0" w:space="0" w:color="auto"/>
                                                          </w:divBdr>
                                                          <w:divsChild>
                                                            <w:div w:id="1482115351">
                                                              <w:marLeft w:val="-96"/>
                                                              <w:marRight w:val="0"/>
                                                              <w:marTop w:val="0"/>
                                                              <w:marBottom w:val="0"/>
                                                              <w:divBdr>
                                                                <w:top w:val="none" w:sz="0" w:space="0" w:color="auto"/>
                                                                <w:left w:val="none" w:sz="0" w:space="0" w:color="auto"/>
                                                                <w:bottom w:val="none" w:sz="0" w:space="0" w:color="auto"/>
                                                                <w:right w:val="none" w:sz="0" w:space="0" w:color="auto"/>
                                                              </w:divBdr>
                                                            </w:div>
                                                          </w:divsChild>
                                                        </w:div>
                                                        <w:div w:id="1684938016">
                                                          <w:marLeft w:val="0"/>
                                                          <w:marRight w:val="0"/>
                                                          <w:marTop w:val="0"/>
                                                          <w:marBottom w:val="0"/>
                                                          <w:divBdr>
                                                            <w:top w:val="none" w:sz="0" w:space="0" w:color="auto"/>
                                                            <w:left w:val="none" w:sz="0" w:space="0" w:color="auto"/>
                                                            <w:bottom w:val="none" w:sz="0" w:space="0" w:color="auto"/>
                                                            <w:right w:val="none" w:sz="0" w:space="0" w:color="auto"/>
                                                          </w:divBdr>
                                                          <w:divsChild>
                                                            <w:div w:id="454983545">
                                                              <w:marLeft w:val="0"/>
                                                              <w:marRight w:val="0"/>
                                                              <w:marTop w:val="0"/>
                                                              <w:marBottom w:val="0"/>
                                                              <w:divBdr>
                                                                <w:top w:val="none" w:sz="0" w:space="0" w:color="auto"/>
                                                                <w:left w:val="none" w:sz="0" w:space="0" w:color="auto"/>
                                                                <w:bottom w:val="none" w:sz="0" w:space="0" w:color="auto"/>
                                                                <w:right w:val="none" w:sz="0" w:space="0" w:color="auto"/>
                                                              </w:divBdr>
                                                              <w:divsChild>
                                                                <w:div w:id="722557782">
                                                                  <w:marLeft w:val="0"/>
                                                                  <w:marRight w:val="0"/>
                                                                  <w:marTop w:val="0"/>
                                                                  <w:marBottom w:val="0"/>
                                                                  <w:divBdr>
                                                                    <w:top w:val="none" w:sz="0" w:space="0" w:color="auto"/>
                                                                    <w:left w:val="none" w:sz="0" w:space="0" w:color="auto"/>
                                                                    <w:bottom w:val="none" w:sz="0" w:space="0" w:color="auto"/>
                                                                    <w:right w:val="none" w:sz="0" w:space="0" w:color="auto"/>
                                                                  </w:divBdr>
                                                                </w:div>
                                                              </w:divsChild>
                                                            </w:div>
                                                            <w:div w:id="1805080920">
                                                              <w:marLeft w:val="0"/>
                                                              <w:marRight w:val="0"/>
                                                              <w:marTop w:val="0"/>
                                                              <w:marBottom w:val="0"/>
                                                              <w:divBdr>
                                                                <w:top w:val="none" w:sz="0" w:space="0" w:color="auto"/>
                                                                <w:left w:val="none" w:sz="0" w:space="0" w:color="auto"/>
                                                                <w:bottom w:val="none" w:sz="0" w:space="0" w:color="auto"/>
                                                                <w:right w:val="none" w:sz="0" w:space="0" w:color="auto"/>
                                                              </w:divBdr>
                                                            </w:div>
                                                            <w:div w:id="522980544">
                                                              <w:marLeft w:val="0"/>
                                                              <w:marRight w:val="0"/>
                                                              <w:marTop w:val="0"/>
                                                              <w:marBottom w:val="0"/>
                                                              <w:divBdr>
                                                                <w:top w:val="none" w:sz="0" w:space="0" w:color="auto"/>
                                                                <w:left w:val="none" w:sz="0" w:space="0" w:color="auto"/>
                                                                <w:bottom w:val="none" w:sz="0" w:space="0" w:color="auto"/>
                                                                <w:right w:val="none" w:sz="0" w:space="0" w:color="auto"/>
                                                              </w:divBdr>
                                                            </w:div>
                                                            <w:div w:id="9440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93738">
                                                  <w:marLeft w:val="0"/>
                                                  <w:marRight w:val="0"/>
                                                  <w:marTop w:val="0"/>
                                                  <w:marBottom w:val="0"/>
                                                  <w:divBdr>
                                                    <w:top w:val="none" w:sz="0" w:space="0" w:color="auto"/>
                                                    <w:left w:val="none" w:sz="0" w:space="0" w:color="auto"/>
                                                    <w:bottom w:val="none" w:sz="0" w:space="0" w:color="auto"/>
                                                    <w:right w:val="none" w:sz="0" w:space="0" w:color="auto"/>
                                                  </w:divBdr>
                                                  <w:divsChild>
                                                    <w:div w:id="778135954">
                                                      <w:marLeft w:val="0"/>
                                                      <w:marRight w:val="0"/>
                                                      <w:marTop w:val="0"/>
                                                      <w:marBottom w:val="0"/>
                                                      <w:divBdr>
                                                        <w:top w:val="none" w:sz="0" w:space="0" w:color="auto"/>
                                                        <w:left w:val="none" w:sz="0" w:space="0" w:color="auto"/>
                                                        <w:bottom w:val="none" w:sz="0" w:space="0" w:color="auto"/>
                                                        <w:right w:val="none" w:sz="0" w:space="0" w:color="auto"/>
                                                      </w:divBdr>
                                                      <w:divsChild>
                                                        <w:div w:id="1797137682">
                                                          <w:marLeft w:val="0"/>
                                                          <w:marRight w:val="0"/>
                                                          <w:marTop w:val="450"/>
                                                          <w:marBottom w:val="0"/>
                                                          <w:divBdr>
                                                            <w:top w:val="none" w:sz="0" w:space="0" w:color="auto"/>
                                                            <w:left w:val="none" w:sz="0" w:space="0" w:color="auto"/>
                                                            <w:bottom w:val="none" w:sz="0" w:space="0" w:color="auto"/>
                                                            <w:right w:val="none" w:sz="0" w:space="0" w:color="auto"/>
                                                          </w:divBdr>
                                                          <w:divsChild>
                                                            <w:div w:id="2144494915">
                                                              <w:marLeft w:val="-96"/>
                                                              <w:marRight w:val="0"/>
                                                              <w:marTop w:val="0"/>
                                                              <w:marBottom w:val="0"/>
                                                              <w:divBdr>
                                                                <w:top w:val="none" w:sz="0" w:space="0" w:color="auto"/>
                                                                <w:left w:val="none" w:sz="0" w:space="0" w:color="auto"/>
                                                                <w:bottom w:val="none" w:sz="0" w:space="0" w:color="auto"/>
                                                                <w:right w:val="none" w:sz="0" w:space="0" w:color="auto"/>
                                                              </w:divBdr>
                                                            </w:div>
                                                          </w:divsChild>
                                                        </w:div>
                                                        <w:div w:id="1125348051">
                                                          <w:marLeft w:val="0"/>
                                                          <w:marRight w:val="0"/>
                                                          <w:marTop w:val="0"/>
                                                          <w:marBottom w:val="0"/>
                                                          <w:divBdr>
                                                            <w:top w:val="none" w:sz="0" w:space="0" w:color="auto"/>
                                                            <w:left w:val="none" w:sz="0" w:space="0" w:color="auto"/>
                                                            <w:bottom w:val="none" w:sz="0" w:space="0" w:color="auto"/>
                                                            <w:right w:val="none" w:sz="0" w:space="0" w:color="auto"/>
                                                          </w:divBdr>
                                                          <w:divsChild>
                                                            <w:div w:id="1746300139">
                                                              <w:marLeft w:val="0"/>
                                                              <w:marRight w:val="0"/>
                                                              <w:marTop w:val="0"/>
                                                              <w:marBottom w:val="0"/>
                                                              <w:divBdr>
                                                                <w:top w:val="none" w:sz="0" w:space="0" w:color="auto"/>
                                                                <w:left w:val="none" w:sz="0" w:space="0" w:color="auto"/>
                                                                <w:bottom w:val="none" w:sz="0" w:space="0" w:color="auto"/>
                                                                <w:right w:val="none" w:sz="0" w:space="0" w:color="auto"/>
                                                              </w:divBdr>
                                                              <w:divsChild>
                                                                <w:div w:id="726149679">
                                                                  <w:marLeft w:val="0"/>
                                                                  <w:marRight w:val="0"/>
                                                                  <w:marTop w:val="0"/>
                                                                  <w:marBottom w:val="0"/>
                                                                  <w:divBdr>
                                                                    <w:top w:val="none" w:sz="0" w:space="0" w:color="auto"/>
                                                                    <w:left w:val="none" w:sz="0" w:space="0" w:color="auto"/>
                                                                    <w:bottom w:val="none" w:sz="0" w:space="0" w:color="auto"/>
                                                                    <w:right w:val="none" w:sz="0" w:space="0" w:color="auto"/>
                                                                  </w:divBdr>
                                                                </w:div>
                                                              </w:divsChild>
                                                            </w:div>
                                                            <w:div w:id="460080360">
                                                              <w:marLeft w:val="0"/>
                                                              <w:marRight w:val="0"/>
                                                              <w:marTop w:val="0"/>
                                                              <w:marBottom w:val="0"/>
                                                              <w:divBdr>
                                                                <w:top w:val="none" w:sz="0" w:space="0" w:color="auto"/>
                                                                <w:left w:val="none" w:sz="0" w:space="0" w:color="auto"/>
                                                                <w:bottom w:val="none" w:sz="0" w:space="0" w:color="auto"/>
                                                                <w:right w:val="none" w:sz="0" w:space="0" w:color="auto"/>
                                                              </w:divBdr>
                                                            </w:div>
                                                            <w:div w:id="27148563">
                                                              <w:marLeft w:val="0"/>
                                                              <w:marRight w:val="0"/>
                                                              <w:marTop w:val="0"/>
                                                              <w:marBottom w:val="0"/>
                                                              <w:divBdr>
                                                                <w:top w:val="none" w:sz="0" w:space="0" w:color="auto"/>
                                                                <w:left w:val="none" w:sz="0" w:space="0" w:color="auto"/>
                                                                <w:bottom w:val="none" w:sz="0" w:space="0" w:color="auto"/>
                                                                <w:right w:val="none" w:sz="0" w:space="0" w:color="auto"/>
                                                              </w:divBdr>
                                                            </w:div>
                                                            <w:div w:id="2096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1999743">
              <w:marLeft w:val="0"/>
              <w:marRight w:val="0"/>
              <w:marTop w:val="0"/>
              <w:marBottom w:val="0"/>
              <w:divBdr>
                <w:top w:val="none" w:sz="0" w:space="0" w:color="auto"/>
                <w:left w:val="none" w:sz="0" w:space="0" w:color="auto"/>
                <w:bottom w:val="none" w:sz="0" w:space="0" w:color="auto"/>
                <w:right w:val="none" w:sz="0" w:space="0" w:color="auto"/>
              </w:divBdr>
              <w:divsChild>
                <w:div w:id="1805922772">
                  <w:marLeft w:val="0"/>
                  <w:marRight w:val="0"/>
                  <w:marTop w:val="0"/>
                  <w:marBottom w:val="0"/>
                  <w:divBdr>
                    <w:top w:val="none" w:sz="0" w:space="0" w:color="auto"/>
                    <w:left w:val="none" w:sz="0" w:space="0" w:color="auto"/>
                    <w:bottom w:val="none" w:sz="0" w:space="0" w:color="auto"/>
                    <w:right w:val="none" w:sz="0" w:space="0" w:color="auto"/>
                  </w:divBdr>
                  <w:divsChild>
                    <w:div w:id="1912151181">
                      <w:marLeft w:val="0"/>
                      <w:marRight w:val="0"/>
                      <w:marTop w:val="0"/>
                      <w:marBottom w:val="360"/>
                      <w:divBdr>
                        <w:top w:val="none" w:sz="0" w:space="0" w:color="auto"/>
                        <w:left w:val="none" w:sz="0" w:space="0" w:color="auto"/>
                        <w:bottom w:val="none" w:sz="0" w:space="0" w:color="auto"/>
                        <w:right w:val="none" w:sz="0" w:space="0" w:color="auto"/>
                      </w:divBdr>
                      <w:divsChild>
                        <w:div w:id="26639992">
                          <w:marLeft w:val="0"/>
                          <w:marRight w:val="0"/>
                          <w:marTop w:val="0"/>
                          <w:marBottom w:val="0"/>
                          <w:divBdr>
                            <w:top w:val="none" w:sz="0" w:space="0" w:color="auto"/>
                            <w:left w:val="none" w:sz="0" w:space="0" w:color="auto"/>
                            <w:bottom w:val="none" w:sz="0" w:space="0" w:color="auto"/>
                            <w:right w:val="none" w:sz="0" w:space="0" w:color="auto"/>
                          </w:divBdr>
                          <w:divsChild>
                            <w:div w:id="175047455">
                              <w:marLeft w:val="0"/>
                              <w:marRight w:val="0"/>
                              <w:marTop w:val="0"/>
                              <w:marBottom w:val="0"/>
                              <w:divBdr>
                                <w:top w:val="none" w:sz="0" w:space="0" w:color="auto"/>
                                <w:left w:val="none" w:sz="0" w:space="0" w:color="auto"/>
                                <w:bottom w:val="none" w:sz="0" w:space="0" w:color="auto"/>
                                <w:right w:val="none" w:sz="0" w:space="0" w:color="auto"/>
                              </w:divBdr>
                              <w:divsChild>
                                <w:div w:id="2068527972">
                                  <w:marLeft w:val="0"/>
                                  <w:marRight w:val="0"/>
                                  <w:marTop w:val="0"/>
                                  <w:marBottom w:val="0"/>
                                  <w:divBdr>
                                    <w:top w:val="none" w:sz="0" w:space="0" w:color="auto"/>
                                    <w:left w:val="none" w:sz="0" w:space="0" w:color="auto"/>
                                    <w:bottom w:val="none" w:sz="0" w:space="0" w:color="auto"/>
                                    <w:right w:val="none" w:sz="0" w:space="0" w:color="auto"/>
                                  </w:divBdr>
                                  <w:divsChild>
                                    <w:div w:id="1219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3837">
                      <w:marLeft w:val="0"/>
                      <w:marRight w:val="0"/>
                      <w:marTop w:val="0"/>
                      <w:marBottom w:val="360"/>
                      <w:divBdr>
                        <w:top w:val="none" w:sz="0" w:space="0" w:color="auto"/>
                        <w:left w:val="none" w:sz="0" w:space="0" w:color="auto"/>
                        <w:bottom w:val="none" w:sz="0" w:space="0" w:color="auto"/>
                        <w:right w:val="none" w:sz="0" w:space="0" w:color="auto"/>
                      </w:divBdr>
                      <w:divsChild>
                        <w:div w:id="1909223469">
                          <w:marLeft w:val="0"/>
                          <w:marRight w:val="0"/>
                          <w:marTop w:val="0"/>
                          <w:marBottom w:val="0"/>
                          <w:divBdr>
                            <w:top w:val="none" w:sz="0" w:space="0" w:color="auto"/>
                            <w:left w:val="none" w:sz="0" w:space="0" w:color="auto"/>
                            <w:bottom w:val="none" w:sz="0" w:space="0" w:color="auto"/>
                            <w:right w:val="none" w:sz="0" w:space="0" w:color="auto"/>
                          </w:divBdr>
                          <w:divsChild>
                            <w:div w:id="2080859663">
                              <w:marLeft w:val="0"/>
                              <w:marRight w:val="0"/>
                              <w:marTop w:val="0"/>
                              <w:marBottom w:val="0"/>
                              <w:divBdr>
                                <w:top w:val="none" w:sz="0" w:space="0" w:color="auto"/>
                                <w:left w:val="none" w:sz="0" w:space="0" w:color="auto"/>
                                <w:bottom w:val="none" w:sz="0" w:space="0" w:color="auto"/>
                                <w:right w:val="none" w:sz="0" w:space="0" w:color="auto"/>
                              </w:divBdr>
                              <w:divsChild>
                                <w:div w:id="849639112">
                                  <w:marLeft w:val="0"/>
                                  <w:marRight w:val="0"/>
                                  <w:marTop w:val="0"/>
                                  <w:marBottom w:val="0"/>
                                  <w:divBdr>
                                    <w:top w:val="none" w:sz="0" w:space="0" w:color="auto"/>
                                    <w:left w:val="none" w:sz="0" w:space="0" w:color="auto"/>
                                    <w:bottom w:val="none" w:sz="0" w:space="0" w:color="auto"/>
                                    <w:right w:val="none" w:sz="0" w:space="0" w:color="auto"/>
                                  </w:divBdr>
                                  <w:divsChild>
                                    <w:div w:id="141277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5370">
                      <w:marLeft w:val="0"/>
                      <w:marRight w:val="0"/>
                      <w:marTop w:val="0"/>
                      <w:marBottom w:val="360"/>
                      <w:divBdr>
                        <w:top w:val="none" w:sz="0" w:space="0" w:color="auto"/>
                        <w:left w:val="none" w:sz="0" w:space="0" w:color="auto"/>
                        <w:bottom w:val="none" w:sz="0" w:space="0" w:color="auto"/>
                        <w:right w:val="none" w:sz="0" w:space="0" w:color="auto"/>
                      </w:divBdr>
                      <w:divsChild>
                        <w:div w:id="1752854147">
                          <w:marLeft w:val="0"/>
                          <w:marRight w:val="0"/>
                          <w:marTop w:val="0"/>
                          <w:marBottom w:val="0"/>
                          <w:divBdr>
                            <w:top w:val="none" w:sz="0" w:space="0" w:color="auto"/>
                            <w:left w:val="none" w:sz="0" w:space="0" w:color="auto"/>
                            <w:bottom w:val="none" w:sz="0" w:space="0" w:color="auto"/>
                            <w:right w:val="none" w:sz="0" w:space="0" w:color="auto"/>
                          </w:divBdr>
                          <w:divsChild>
                            <w:div w:id="944732596">
                              <w:marLeft w:val="0"/>
                              <w:marRight w:val="0"/>
                              <w:marTop w:val="0"/>
                              <w:marBottom w:val="0"/>
                              <w:divBdr>
                                <w:top w:val="none" w:sz="0" w:space="0" w:color="auto"/>
                                <w:left w:val="none" w:sz="0" w:space="0" w:color="auto"/>
                                <w:bottom w:val="none" w:sz="0" w:space="0" w:color="auto"/>
                                <w:right w:val="none" w:sz="0" w:space="0" w:color="auto"/>
                              </w:divBdr>
                              <w:divsChild>
                                <w:div w:id="412242971">
                                  <w:marLeft w:val="0"/>
                                  <w:marRight w:val="0"/>
                                  <w:marTop w:val="0"/>
                                  <w:marBottom w:val="0"/>
                                  <w:divBdr>
                                    <w:top w:val="none" w:sz="0" w:space="0" w:color="auto"/>
                                    <w:left w:val="none" w:sz="0" w:space="0" w:color="auto"/>
                                    <w:bottom w:val="none" w:sz="0" w:space="0" w:color="auto"/>
                                    <w:right w:val="none" w:sz="0" w:space="0" w:color="auto"/>
                                  </w:divBdr>
                                  <w:divsChild>
                                    <w:div w:id="7803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172">
                      <w:marLeft w:val="0"/>
                      <w:marRight w:val="0"/>
                      <w:marTop w:val="0"/>
                      <w:marBottom w:val="360"/>
                      <w:divBdr>
                        <w:top w:val="none" w:sz="0" w:space="0" w:color="auto"/>
                        <w:left w:val="none" w:sz="0" w:space="0" w:color="auto"/>
                        <w:bottom w:val="none" w:sz="0" w:space="0" w:color="auto"/>
                        <w:right w:val="none" w:sz="0" w:space="0" w:color="auto"/>
                      </w:divBdr>
                      <w:divsChild>
                        <w:div w:id="1656228076">
                          <w:marLeft w:val="0"/>
                          <w:marRight w:val="0"/>
                          <w:marTop w:val="0"/>
                          <w:marBottom w:val="0"/>
                          <w:divBdr>
                            <w:top w:val="none" w:sz="0" w:space="0" w:color="auto"/>
                            <w:left w:val="none" w:sz="0" w:space="0" w:color="auto"/>
                            <w:bottom w:val="none" w:sz="0" w:space="0" w:color="auto"/>
                            <w:right w:val="none" w:sz="0" w:space="0" w:color="auto"/>
                          </w:divBdr>
                          <w:divsChild>
                            <w:div w:id="847673490">
                              <w:marLeft w:val="0"/>
                              <w:marRight w:val="0"/>
                              <w:marTop w:val="0"/>
                              <w:marBottom w:val="0"/>
                              <w:divBdr>
                                <w:top w:val="none" w:sz="0" w:space="0" w:color="auto"/>
                                <w:left w:val="none" w:sz="0" w:space="0" w:color="auto"/>
                                <w:bottom w:val="none" w:sz="0" w:space="0" w:color="auto"/>
                                <w:right w:val="none" w:sz="0" w:space="0" w:color="auto"/>
                              </w:divBdr>
                              <w:divsChild>
                                <w:div w:id="1509901018">
                                  <w:marLeft w:val="0"/>
                                  <w:marRight w:val="0"/>
                                  <w:marTop w:val="0"/>
                                  <w:marBottom w:val="0"/>
                                  <w:divBdr>
                                    <w:top w:val="none" w:sz="0" w:space="0" w:color="auto"/>
                                    <w:left w:val="none" w:sz="0" w:space="0" w:color="auto"/>
                                    <w:bottom w:val="none" w:sz="0" w:space="0" w:color="auto"/>
                                    <w:right w:val="none" w:sz="0" w:space="0" w:color="auto"/>
                                  </w:divBdr>
                                  <w:divsChild>
                                    <w:div w:id="8822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77158">
              <w:marLeft w:val="0"/>
              <w:marRight w:val="0"/>
              <w:marTop w:val="0"/>
              <w:marBottom w:val="0"/>
              <w:divBdr>
                <w:top w:val="none" w:sz="0" w:space="0" w:color="auto"/>
                <w:left w:val="none" w:sz="0" w:space="0" w:color="auto"/>
                <w:bottom w:val="none" w:sz="0" w:space="0" w:color="auto"/>
                <w:right w:val="none" w:sz="0" w:space="0" w:color="auto"/>
              </w:divBdr>
              <w:divsChild>
                <w:div w:id="50425883">
                  <w:marLeft w:val="0"/>
                  <w:marRight w:val="0"/>
                  <w:marTop w:val="0"/>
                  <w:marBottom w:val="0"/>
                  <w:divBdr>
                    <w:top w:val="none" w:sz="0" w:space="0" w:color="auto"/>
                    <w:left w:val="none" w:sz="0" w:space="0" w:color="auto"/>
                    <w:bottom w:val="none" w:sz="0" w:space="0" w:color="auto"/>
                    <w:right w:val="none" w:sz="0" w:space="0" w:color="auto"/>
                  </w:divBdr>
                  <w:divsChild>
                    <w:div w:id="504979066">
                      <w:marLeft w:val="0"/>
                      <w:marRight w:val="0"/>
                      <w:marTop w:val="0"/>
                      <w:marBottom w:val="0"/>
                      <w:divBdr>
                        <w:top w:val="none" w:sz="0" w:space="0" w:color="auto"/>
                        <w:left w:val="none" w:sz="0" w:space="0" w:color="auto"/>
                        <w:bottom w:val="none" w:sz="0" w:space="0" w:color="auto"/>
                        <w:right w:val="none" w:sz="0" w:space="0" w:color="auto"/>
                      </w:divBdr>
                    </w:div>
                  </w:divsChild>
                </w:div>
                <w:div w:id="1159729608">
                  <w:marLeft w:val="0"/>
                  <w:marRight w:val="0"/>
                  <w:marTop w:val="0"/>
                  <w:marBottom w:val="0"/>
                  <w:divBdr>
                    <w:top w:val="none" w:sz="0" w:space="0" w:color="auto"/>
                    <w:left w:val="none" w:sz="0" w:space="0" w:color="auto"/>
                    <w:bottom w:val="none" w:sz="0" w:space="0" w:color="auto"/>
                    <w:right w:val="none" w:sz="0" w:space="0" w:color="auto"/>
                  </w:divBdr>
                  <w:divsChild>
                    <w:div w:id="9001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885">
      <w:bodyDiv w:val="1"/>
      <w:marLeft w:val="0"/>
      <w:marRight w:val="0"/>
      <w:marTop w:val="0"/>
      <w:marBottom w:val="0"/>
      <w:divBdr>
        <w:top w:val="none" w:sz="0" w:space="0" w:color="auto"/>
        <w:left w:val="none" w:sz="0" w:space="0" w:color="auto"/>
        <w:bottom w:val="none" w:sz="0" w:space="0" w:color="auto"/>
        <w:right w:val="none" w:sz="0" w:space="0" w:color="auto"/>
      </w:divBdr>
    </w:div>
    <w:div w:id="1768227568">
      <w:bodyDiv w:val="1"/>
      <w:marLeft w:val="0"/>
      <w:marRight w:val="0"/>
      <w:marTop w:val="0"/>
      <w:marBottom w:val="0"/>
      <w:divBdr>
        <w:top w:val="none" w:sz="0" w:space="0" w:color="auto"/>
        <w:left w:val="none" w:sz="0" w:space="0" w:color="auto"/>
        <w:bottom w:val="none" w:sz="0" w:space="0" w:color="auto"/>
        <w:right w:val="none" w:sz="0" w:space="0" w:color="auto"/>
      </w:divBdr>
      <w:divsChild>
        <w:div w:id="141696993">
          <w:marLeft w:val="0"/>
          <w:marRight w:val="0"/>
          <w:marTop w:val="0"/>
          <w:marBottom w:val="0"/>
          <w:divBdr>
            <w:top w:val="none" w:sz="0" w:space="0" w:color="auto"/>
            <w:left w:val="none" w:sz="0" w:space="0" w:color="auto"/>
            <w:bottom w:val="none" w:sz="0" w:space="0" w:color="auto"/>
            <w:right w:val="none" w:sz="0" w:space="0" w:color="auto"/>
          </w:divBdr>
          <w:divsChild>
            <w:div w:id="708917158">
              <w:marLeft w:val="0"/>
              <w:marRight w:val="0"/>
              <w:marTop w:val="0"/>
              <w:marBottom w:val="0"/>
              <w:divBdr>
                <w:top w:val="none" w:sz="0" w:space="0" w:color="auto"/>
                <w:left w:val="none" w:sz="0" w:space="0" w:color="auto"/>
                <w:bottom w:val="none" w:sz="0" w:space="0" w:color="auto"/>
                <w:right w:val="none" w:sz="0" w:space="0" w:color="auto"/>
              </w:divBdr>
              <w:divsChild>
                <w:div w:id="1647666394">
                  <w:marLeft w:val="0"/>
                  <w:marRight w:val="0"/>
                  <w:marTop w:val="0"/>
                  <w:marBottom w:val="0"/>
                  <w:divBdr>
                    <w:top w:val="none" w:sz="0" w:space="0" w:color="auto"/>
                    <w:left w:val="none" w:sz="0" w:space="0" w:color="auto"/>
                    <w:bottom w:val="none" w:sz="0" w:space="0" w:color="auto"/>
                    <w:right w:val="none" w:sz="0" w:space="0" w:color="auto"/>
                  </w:divBdr>
                  <w:divsChild>
                    <w:div w:id="1930966486">
                      <w:marLeft w:val="0"/>
                      <w:marRight w:val="0"/>
                      <w:marTop w:val="0"/>
                      <w:marBottom w:val="360"/>
                      <w:divBdr>
                        <w:top w:val="none" w:sz="0" w:space="0" w:color="auto"/>
                        <w:left w:val="none" w:sz="0" w:space="0" w:color="auto"/>
                        <w:bottom w:val="none" w:sz="0" w:space="0" w:color="auto"/>
                        <w:right w:val="none" w:sz="0" w:space="0" w:color="auto"/>
                      </w:divBdr>
                      <w:divsChild>
                        <w:div w:id="171996645">
                          <w:marLeft w:val="0"/>
                          <w:marRight w:val="0"/>
                          <w:marTop w:val="0"/>
                          <w:marBottom w:val="0"/>
                          <w:divBdr>
                            <w:top w:val="none" w:sz="0" w:space="0" w:color="auto"/>
                            <w:left w:val="none" w:sz="0" w:space="0" w:color="auto"/>
                            <w:bottom w:val="none" w:sz="0" w:space="0" w:color="auto"/>
                            <w:right w:val="none" w:sz="0" w:space="0" w:color="auto"/>
                          </w:divBdr>
                          <w:divsChild>
                            <w:div w:id="814760415">
                              <w:marLeft w:val="0"/>
                              <w:marRight w:val="0"/>
                              <w:marTop w:val="0"/>
                              <w:marBottom w:val="0"/>
                              <w:divBdr>
                                <w:top w:val="none" w:sz="0" w:space="0" w:color="auto"/>
                                <w:left w:val="none" w:sz="0" w:space="0" w:color="auto"/>
                                <w:bottom w:val="none" w:sz="0" w:space="0" w:color="auto"/>
                                <w:right w:val="none" w:sz="0" w:space="0" w:color="auto"/>
                              </w:divBdr>
                            </w:div>
                            <w:div w:id="395935218">
                              <w:marLeft w:val="0"/>
                              <w:marRight w:val="0"/>
                              <w:marTop w:val="120"/>
                              <w:marBottom w:val="0"/>
                              <w:divBdr>
                                <w:top w:val="none" w:sz="0" w:space="0" w:color="auto"/>
                                <w:left w:val="none" w:sz="0" w:space="0" w:color="auto"/>
                                <w:bottom w:val="none" w:sz="0" w:space="0" w:color="auto"/>
                                <w:right w:val="none" w:sz="0" w:space="0" w:color="auto"/>
                              </w:divBdr>
                            </w:div>
                            <w:div w:id="431820774">
                              <w:marLeft w:val="0"/>
                              <w:marRight w:val="0"/>
                              <w:marTop w:val="0"/>
                              <w:marBottom w:val="0"/>
                              <w:divBdr>
                                <w:top w:val="none" w:sz="0" w:space="0" w:color="auto"/>
                                <w:left w:val="none" w:sz="0" w:space="0" w:color="auto"/>
                                <w:bottom w:val="none" w:sz="0" w:space="0" w:color="auto"/>
                                <w:right w:val="none" w:sz="0" w:space="0" w:color="auto"/>
                              </w:divBdr>
                              <w:divsChild>
                                <w:div w:id="1754474366">
                                  <w:marLeft w:val="0"/>
                                  <w:marRight w:val="0"/>
                                  <w:marTop w:val="120"/>
                                  <w:marBottom w:val="0"/>
                                  <w:divBdr>
                                    <w:top w:val="none" w:sz="0" w:space="0" w:color="auto"/>
                                    <w:left w:val="none" w:sz="0" w:space="0" w:color="auto"/>
                                    <w:bottom w:val="none" w:sz="0" w:space="0" w:color="auto"/>
                                    <w:right w:val="none" w:sz="0" w:space="0" w:color="auto"/>
                                  </w:divBdr>
                                </w:div>
                              </w:divsChild>
                            </w:div>
                            <w:div w:id="48385078">
                              <w:marLeft w:val="0"/>
                              <w:marRight w:val="0"/>
                              <w:marTop w:val="0"/>
                              <w:marBottom w:val="0"/>
                              <w:divBdr>
                                <w:top w:val="none" w:sz="0" w:space="0" w:color="auto"/>
                                <w:left w:val="none" w:sz="0" w:space="0" w:color="auto"/>
                                <w:bottom w:val="single" w:sz="6" w:space="0" w:color="E0E0E0"/>
                                <w:right w:val="none" w:sz="0" w:space="0" w:color="auto"/>
                              </w:divBdr>
                              <w:divsChild>
                                <w:div w:id="1732651698">
                                  <w:marLeft w:val="0"/>
                                  <w:marRight w:val="0"/>
                                  <w:marTop w:val="0"/>
                                  <w:marBottom w:val="0"/>
                                  <w:divBdr>
                                    <w:top w:val="none" w:sz="0" w:space="0" w:color="auto"/>
                                    <w:left w:val="none" w:sz="0" w:space="0" w:color="auto"/>
                                    <w:bottom w:val="none" w:sz="0" w:space="0" w:color="auto"/>
                                    <w:right w:val="none" w:sz="0" w:space="0" w:color="auto"/>
                                  </w:divBdr>
                                  <w:divsChild>
                                    <w:div w:id="715814803">
                                      <w:marLeft w:val="0"/>
                                      <w:marRight w:val="0"/>
                                      <w:marTop w:val="0"/>
                                      <w:marBottom w:val="0"/>
                                      <w:divBdr>
                                        <w:top w:val="none" w:sz="0" w:space="0" w:color="auto"/>
                                        <w:left w:val="none" w:sz="0" w:space="0" w:color="auto"/>
                                        <w:bottom w:val="none" w:sz="0" w:space="0" w:color="auto"/>
                                        <w:right w:val="none" w:sz="0" w:space="0" w:color="auto"/>
                                      </w:divBdr>
                                      <w:divsChild>
                                        <w:div w:id="1488010105">
                                          <w:marLeft w:val="0"/>
                                          <w:marRight w:val="0"/>
                                          <w:marTop w:val="0"/>
                                          <w:marBottom w:val="0"/>
                                          <w:divBdr>
                                            <w:top w:val="none" w:sz="0" w:space="0" w:color="auto"/>
                                            <w:left w:val="none" w:sz="0" w:space="0" w:color="auto"/>
                                            <w:bottom w:val="none" w:sz="0" w:space="0" w:color="auto"/>
                                            <w:right w:val="none" w:sz="0" w:space="0" w:color="auto"/>
                                          </w:divBdr>
                                          <w:divsChild>
                                            <w:div w:id="1478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968919">
                              <w:marLeft w:val="0"/>
                              <w:marRight w:val="0"/>
                              <w:marTop w:val="0"/>
                              <w:marBottom w:val="0"/>
                              <w:divBdr>
                                <w:top w:val="none" w:sz="0" w:space="0" w:color="auto"/>
                                <w:left w:val="none" w:sz="0" w:space="0" w:color="auto"/>
                                <w:bottom w:val="single" w:sz="6" w:space="0" w:color="E1E0E1"/>
                                <w:right w:val="none" w:sz="0" w:space="0" w:color="auto"/>
                              </w:divBdr>
                              <w:divsChild>
                                <w:div w:id="1240140269">
                                  <w:marLeft w:val="0"/>
                                  <w:marRight w:val="0"/>
                                  <w:marTop w:val="0"/>
                                  <w:marBottom w:val="0"/>
                                  <w:divBdr>
                                    <w:top w:val="none" w:sz="0" w:space="0" w:color="auto"/>
                                    <w:left w:val="none" w:sz="0" w:space="0" w:color="auto"/>
                                    <w:bottom w:val="none" w:sz="0" w:space="0" w:color="auto"/>
                                    <w:right w:val="none" w:sz="0" w:space="0" w:color="auto"/>
                                  </w:divBdr>
                                </w:div>
                              </w:divsChild>
                            </w:div>
                            <w:div w:id="81148746">
                              <w:marLeft w:val="0"/>
                              <w:marRight w:val="0"/>
                              <w:marTop w:val="0"/>
                              <w:marBottom w:val="0"/>
                              <w:divBdr>
                                <w:top w:val="none" w:sz="0" w:space="0" w:color="auto"/>
                                <w:left w:val="none" w:sz="0" w:space="0" w:color="auto"/>
                                <w:bottom w:val="none" w:sz="0" w:space="0" w:color="auto"/>
                                <w:right w:val="none" w:sz="0" w:space="0" w:color="auto"/>
                              </w:divBdr>
                            </w:div>
                            <w:div w:id="291638437">
                              <w:marLeft w:val="0"/>
                              <w:marRight w:val="0"/>
                              <w:marTop w:val="0"/>
                              <w:marBottom w:val="0"/>
                              <w:divBdr>
                                <w:top w:val="none" w:sz="0" w:space="0" w:color="auto"/>
                                <w:left w:val="none" w:sz="0" w:space="0" w:color="auto"/>
                                <w:bottom w:val="single" w:sz="6" w:space="12" w:color="E0E0E0"/>
                                <w:right w:val="none" w:sz="0" w:space="0" w:color="auto"/>
                              </w:divBdr>
                              <w:divsChild>
                                <w:div w:id="874929713">
                                  <w:marLeft w:val="0"/>
                                  <w:marRight w:val="240"/>
                                  <w:marTop w:val="0"/>
                                  <w:marBottom w:val="0"/>
                                  <w:divBdr>
                                    <w:top w:val="none" w:sz="0" w:space="0" w:color="auto"/>
                                    <w:left w:val="none" w:sz="0" w:space="0" w:color="auto"/>
                                    <w:bottom w:val="none" w:sz="0" w:space="0" w:color="auto"/>
                                    <w:right w:val="none" w:sz="0" w:space="0" w:color="auto"/>
                                  </w:divBdr>
                                  <w:divsChild>
                                    <w:div w:id="356153881">
                                      <w:marLeft w:val="0"/>
                                      <w:marRight w:val="0"/>
                                      <w:marTop w:val="0"/>
                                      <w:marBottom w:val="0"/>
                                      <w:divBdr>
                                        <w:top w:val="none" w:sz="0" w:space="0" w:color="auto"/>
                                        <w:left w:val="none" w:sz="0" w:space="0" w:color="auto"/>
                                        <w:bottom w:val="none" w:sz="0" w:space="0" w:color="auto"/>
                                        <w:right w:val="none" w:sz="0" w:space="0" w:color="auto"/>
                                      </w:divBdr>
                                    </w:div>
                                    <w:div w:id="111814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3601">
                              <w:marLeft w:val="0"/>
                              <w:marRight w:val="0"/>
                              <w:marTop w:val="0"/>
                              <w:marBottom w:val="0"/>
                              <w:divBdr>
                                <w:top w:val="none" w:sz="0" w:space="0" w:color="auto"/>
                                <w:left w:val="none" w:sz="0" w:space="0" w:color="auto"/>
                                <w:bottom w:val="single" w:sz="6" w:space="12" w:color="E1E0E1"/>
                                <w:right w:val="none" w:sz="0" w:space="0" w:color="auto"/>
                              </w:divBdr>
                              <w:divsChild>
                                <w:div w:id="1762066920">
                                  <w:marLeft w:val="0"/>
                                  <w:marRight w:val="0"/>
                                  <w:marTop w:val="0"/>
                                  <w:marBottom w:val="0"/>
                                  <w:divBdr>
                                    <w:top w:val="none" w:sz="0" w:space="0" w:color="auto"/>
                                    <w:left w:val="none" w:sz="0" w:space="0" w:color="auto"/>
                                    <w:bottom w:val="none" w:sz="0" w:space="0" w:color="auto"/>
                                    <w:right w:val="none" w:sz="0" w:space="0" w:color="auto"/>
                                  </w:divBdr>
                                  <w:divsChild>
                                    <w:div w:id="969363127">
                                      <w:marLeft w:val="0"/>
                                      <w:marRight w:val="0"/>
                                      <w:marTop w:val="0"/>
                                      <w:marBottom w:val="0"/>
                                      <w:divBdr>
                                        <w:top w:val="none" w:sz="0" w:space="0" w:color="auto"/>
                                        <w:left w:val="none" w:sz="0" w:space="0" w:color="auto"/>
                                        <w:bottom w:val="none" w:sz="0" w:space="0" w:color="auto"/>
                                        <w:right w:val="none" w:sz="0" w:space="0" w:color="auto"/>
                                      </w:divBdr>
                                      <w:divsChild>
                                        <w:div w:id="23334975">
                                          <w:marLeft w:val="0"/>
                                          <w:marRight w:val="0"/>
                                          <w:marTop w:val="0"/>
                                          <w:marBottom w:val="240"/>
                                          <w:divBdr>
                                            <w:top w:val="none" w:sz="0" w:space="12" w:color="auto"/>
                                            <w:left w:val="none" w:sz="0" w:space="0" w:color="auto"/>
                                            <w:bottom w:val="single" w:sz="6" w:space="12" w:color="E1E0E1"/>
                                            <w:right w:val="none" w:sz="0" w:space="0" w:color="auto"/>
                                          </w:divBdr>
                                          <w:divsChild>
                                            <w:div w:id="742222962">
                                              <w:marLeft w:val="0"/>
                                              <w:marRight w:val="0"/>
                                              <w:marTop w:val="0"/>
                                              <w:marBottom w:val="0"/>
                                              <w:divBdr>
                                                <w:top w:val="none" w:sz="0" w:space="0" w:color="auto"/>
                                                <w:left w:val="none" w:sz="0" w:space="0" w:color="auto"/>
                                                <w:bottom w:val="none" w:sz="0" w:space="0" w:color="auto"/>
                                                <w:right w:val="none" w:sz="0" w:space="0" w:color="auto"/>
                                              </w:divBdr>
                                              <w:divsChild>
                                                <w:div w:id="515189354">
                                                  <w:marLeft w:val="480"/>
                                                  <w:marRight w:val="0"/>
                                                  <w:marTop w:val="0"/>
                                                  <w:marBottom w:val="0"/>
                                                  <w:divBdr>
                                                    <w:top w:val="none" w:sz="0" w:space="0" w:color="auto"/>
                                                    <w:left w:val="none" w:sz="0" w:space="0" w:color="auto"/>
                                                    <w:bottom w:val="none" w:sz="0" w:space="0" w:color="auto"/>
                                                    <w:right w:val="none" w:sz="0" w:space="0" w:color="auto"/>
                                                  </w:divBdr>
                                                  <w:divsChild>
                                                    <w:div w:id="7553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255750">
                                          <w:marLeft w:val="0"/>
                                          <w:marRight w:val="0"/>
                                          <w:marTop w:val="0"/>
                                          <w:marBottom w:val="0"/>
                                          <w:divBdr>
                                            <w:top w:val="none" w:sz="0" w:space="0" w:color="auto"/>
                                            <w:left w:val="none" w:sz="0" w:space="0" w:color="auto"/>
                                            <w:bottom w:val="none" w:sz="0" w:space="0" w:color="auto"/>
                                            <w:right w:val="none" w:sz="0" w:space="0" w:color="auto"/>
                                          </w:divBdr>
                                          <w:divsChild>
                                            <w:div w:id="1335644265">
                                              <w:marLeft w:val="0"/>
                                              <w:marRight w:val="0"/>
                                              <w:marTop w:val="0"/>
                                              <w:marBottom w:val="0"/>
                                              <w:divBdr>
                                                <w:top w:val="none" w:sz="0" w:space="0" w:color="auto"/>
                                                <w:left w:val="none" w:sz="0" w:space="0" w:color="auto"/>
                                                <w:bottom w:val="none" w:sz="0" w:space="0" w:color="auto"/>
                                                <w:right w:val="none" w:sz="0" w:space="0" w:color="auto"/>
                                              </w:divBdr>
                                              <w:divsChild>
                                                <w:div w:id="1109852482">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301891">
                              <w:marLeft w:val="0"/>
                              <w:marRight w:val="0"/>
                              <w:marTop w:val="240"/>
                              <w:marBottom w:val="0"/>
                              <w:divBdr>
                                <w:top w:val="none" w:sz="0" w:space="0" w:color="auto"/>
                                <w:left w:val="none" w:sz="0" w:space="0" w:color="auto"/>
                                <w:bottom w:val="single" w:sz="6" w:space="12" w:color="E0E0E0"/>
                                <w:right w:val="none" w:sz="0" w:space="0" w:color="auto"/>
                              </w:divBdr>
                              <w:divsChild>
                                <w:div w:id="1999116015">
                                  <w:marLeft w:val="0"/>
                                  <w:marRight w:val="0"/>
                                  <w:marTop w:val="0"/>
                                  <w:marBottom w:val="240"/>
                                  <w:divBdr>
                                    <w:top w:val="none" w:sz="0" w:space="0" w:color="auto"/>
                                    <w:left w:val="none" w:sz="0" w:space="0" w:color="auto"/>
                                    <w:bottom w:val="none" w:sz="0" w:space="0" w:color="auto"/>
                                    <w:right w:val="none" w:sz="0" w:space="0" w:color="auto"/>
                                  </w:divBdr>
                                </w:div>
                                <w:div w:id="14942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32463">
                      <w:marLeft w:val="0"/>
                      <w:marRight w:val="0"/>
                      <w:marTop w:val="0"/>
                      <w:marBottom w:val="0"/>
                      <w:divBdr>
                        <w:top w:val="none" w:sz="0" w:space="0" w:color="auto"/>
                        <w:left w:val="none" w:sz="0" w:space="0" w:color="auto"/>
                        <w:bottom w:val="none" w:sz="0" w:space="0" w:color="auto"/>
                        <w:right w:val="none" w:sz="0" w:space="0" w:color="auto"/>
                      </w:divBdr>
                      <w:divsChild>
                        <w:div w:id="571817747">
                          <w:marLeft w:val="0"/>
                          <w:marRight w:val="0"/>
                          <w:marTop w:val="0"/>
                          <w:marBottom w:val="0"/>
                          <w:divBdr>
                            <w:top w:val="none" w:sz="0" w:space="0" w:color="auto"/>
                            <w:left w:val="none" w:sz="0" w:space="0" w:color="auto"/>
                            <w:bottom w:val="none" w:sz="0" w:space="0" w:color="auto"/>
                            <w:right w:val="none" w:sz="0" w:space="0" w:color="auto"/>
                          </w:divBdr>
                          <w:divsChild>
                            <w:div w:id="799569409">
                              <w:marLeft w:val="0"/>
                              <w:marRight w:val="0"/>
                              <w:marTop w:val="0"/>
                              <w:marBottom w:val="0"/>
                              <w:divBdr>
                                <w:top w:val="none" w:sz="0" w:space="0" w:color="auto"/>
                                <w:left w:val="none" w:sz="0" w:space="0" w:color="auto"/>
                                <w:bottom w:val="none" w:sz="0" w:space="0" w:color="auto"/>
                                <w:right w:val="none" w:sz="0" w:space="0" w:color="auto"/>
                              </w:divBdr>
                              <w:divsChild>
                                <w:div w:id="1706447728">
                                  <w:marLeft w:val="0"/>
                                  <w:marRight w:val="0"/>
                                  <w:marTop w:val="0"/>
                                  <w:marBottom w:val="0"/>
                                  <w:divBdr>
                                    <w:top w:val="none" w:sz="0" w:space="0" w:color="auto"/>
                                    <w:left w:val="none" w:sz="0" w:space="0" w:color="auto"/>
                                    <w:bottom w:val="none" w:sz="0" w:space="0" w:color="auto"/>
                                    <w:right w:val="none" w:sz="0" w:space="0" w:color="auto"/>
                                  </w:divBdr>
                                </w:div>
                                <w:div w:id="26109392">
                                  <w:marLeft w:val="0"/>
                                  <w:marRight w:val="0"/>
                                  <w:marTop w:val="0"/>
                                  <w:marBottom w:val="0"/>
                                  <w:divBdr>
                                    <w:top w:val="none" w:sz="0" w:space="0" w:color="auto"/>
                                    <w:left w:val="none" w:sz="0" w:space="0" w:color="auto"/>
                                    <w:bottom w:val="none" w:sz="0" w:space="0" w:color="auto"/>
                                    <w:right w:val="none" w:sz="0" w:space="0" w:color="auto"/>
                                  </w:divBdr>
                                </w:div>
                                <w:div w:id="155465908">
                                  <w:marLeft w:val="0"/>
                                  <w:marRight w:val="0"/>
                                  <w:marTop w:val="0"/>
                                  <w:marBottom w:val="0"/>
                                  <w:divBdr>
                                    <w:top w:val="none" w:sz="0" w:space="0" w:color="auto"/>
                                    <w:left w:val="none" w:sz="0" w:space="0" w:color="auto"/>
                                    <w:bottom w:val="none" w:sz="0" w:space="0" w:color="auto"/>
                                    <w:right w:val="none" w:sz="0" w:space="0" w:color="auto"/>
                                  </w:divBdr>
                                </w:div>
                                <w:div w:id="1553812055">
                                  <w:marLeft w:val="0"/>
                                  <w:marRight w:val="0"/>
                                  <w:marTop w:val="0"/>
                                  <w:marBottom w:val="0"/>
                                  <w:divBdr>
                                    <w:top w:val="none" w:sz="0" w:space="0" w:color="auto"/>
                                    <w:left w:val="none" w:sz="0" w:space="0" w:color="auto"/>
                                    <w:bottom w:val="none" w:sz="0" w:space="0" w:color="auto"/>
                                    <w:right w:val="none" w:sz="0" w:space="0" w:color="auto"/>
                                  </w:divBdr>
                                </w:div>
                                <w:div w:id="47582497">
                                  <w:marLeft w:val="0"/>
                                  <w:marRight w:val="0"/>
                                  <w:marTop w:val="0"/>
                                  <w:marBottom w:val="0"/>
                                  <w:divBdr>
                                    <w:top w:val="none" w:sz="0" w:space="0" w:color="auto"/>
                                    <w:left w:val="none" w:sz="0" w:space="0" w:color="auto"/>
                                    <w:bottom w:val="none" w:sz="0" w:space="0" w:color="auto"/>
                                    <w:right w:val="none" w:sz="0" w:space="0" w:color="auto"/>
                                  </w:divBdr>
                                  <w:divsChild>
                                    <w:div w:id="139738099">
                                      <w:marLeft w:val="0"/>
                                      <w:marRight w:val="0"/>
                                      <w:marTop w:val="0"/>
                                      <w:marBottom w:val="0"/>
                                      <w:divBdr>
                                        <w:top w:val="none" w:sz="0" w:space="0" w:color="auto"/>
                                        <w:left w:val="none" w:sz="0" w:space="0" w:color="auto"/>
                                        <w:bottom w:val="none" w:sz="0" w:space="0" w:color="auto"/>
                                        <w:right w:val="none" w:sz="0" w:space="0" w:color="auto"/>
                                      </w:divBdr>
                                      <w:divsChild>
                                        <w:div w:id="2789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100688">
                          <w:marLeft w:val="0"/>
                          <w:marRight w:val="0"/>
                          <w:marTop w:val="0"/>
                          <w:marBottom w:val="0"/>
                          <w:divBdr>
                            <w:top w:val="none" w:sz="0" w:space="0" w:color="auto"/>
                            <w:left w:val="none" w:sz="0" w:space="0" w:color="auto"/>
                            <w:bottom w:val="none" w:sz="0" w:space="0" w:color="auto"/>
                            <w:right w:val="none" w:sz="0" w:space="0" w:color="auto"/>
                          </w:divBdr>
                          <w:divsChild>
                            <w:div w:id="1484855372">
                              <w:marLeft w:val="-60"/>
                              <w:marRight w:val="-60"/>
                              <w:marTop w:val="0"/>
                              <w:marBottom w:val="0"/>
                              <w:divBdr>
                                <w:top w:val="none" w:sz="0" w:space="0" w:color="auto"/>
                                <w:left w:val="none" w:sz="0" w:space="0" w:color="auto"/>
                                <w:bottom w:val="none" w:sz="0" w:space="0" w:color="auto"/>
                                <w:right w:val="none" w:sz="0" w:space="0" w:color="auto"/>
                              </w:divBdr>
                              <w:divsChild>
                                <w:div w:id="1033769310">
                                  <w:marLeft w:val="0"/>
                                  <w:marRight w:val="0"/>
                                  <w:marTop w:val="0"/>
                                  <w:marBottom w:val="0"/>
                                  <w:divBdr>
                                    <w:top w:val="none" w:sz="0" w:space="0" w:color="auto"/>
                                    <w:left w:val="none" w:sz="0" w:space="0" w:color="auto"/>
                                    <w:bottom w:val="none" w:sz="0" w:space="0" w:color="auto"/>
                                    <w:right w:val="none" w:sz="0" w:space="0" w:color="auto"/>
                                  </w:divBdr>
                                  <w:divsChild>
                                    <w:div w:id="1781606081">
                                      <w:marLeft w:val="0"/>
                                      <w:marRight w:val="0"/>
                                      <w:marTop w:val="0"/>
                                      <w:marBottom w:val="0"/>
                                      <w:divBdr>
                                        <w:top w:val="none" w:sz="0" w:space="0" w:color="auto"/>
                                        <w:left w:val="none" w:sz="0" w:space="0" w:color="auto"/>
                                        <w:bottom w:val="none" w:sz="0" w:space="0" w:color="auto"/>
                                        <w:right w:val="none" w:sz="0" w:space="0" w:color="auto"/>
                                      </w:divBdr>
                                      <w:divsChild>
                                        <w:div w:id="1351878791">
                                          <w:marLeft w:val="0"/>
                                          <w:marRight w:val="0"/>
                                          <w:marTop w:val="0"/>
                                          <w:marBottom w:val="0"/>
                                          <w:divBdr>
                                            <w:top w:val="none" w:sz="0" w:space="0" w:color="auto"/>
                                            <w:left w:val="none" w:sz="0" w:space="0" w:color="auto"/>
                                            <w:bottom w:val="none" w:sz="0" w:space="0" w:color="auto"/>
                                            <w:right w:val="none" w:sz="0" w:space="0" w:color="auto"/>
                                          </w:divBdr>
                                          <w:divsChild>
                                            <w:div w:id="1032610121">
                                              <w:marLeft w:val="0"/>
                                              <w:marRight w:val="0"/>
                                              <w:marTop w:val="0"/>
                                              <w:marBottom w:val="0"/>
                                              <w:divBdr>
                                                <w:top w:val="none" w:sz="0" w:space="0" w:color="auto"/>
                                                <w:left w:val="none" w:sz="0" w:space="0" w:color="auto"/>
                                                <w:bottom w:val="none" w:sz="0" w:space="0" w:color="auto"/>
                                                <w:right w:val="none" w:sz="0" w:space="0" w:color="auto"/>
                                              </w:divBdr>
                                              <w:divsChild>
                                                <w:div w:id="901597324">
                                                  <w:marLeft w:val="0"/>
                                                  <w:marRight w:val="0"/>
                                                  <w:marTop w:val="0"/>
                                                  <w:marBottom w:val="0"/>
                                                  <w:divBdr>
                                                    <w:top w:val="none" w:sz="0" w:space="0" w:color="auto"/>
                                                    <w:left w:val="none" w:sz="0" w:space="0" w:color="auto"/>
                                                    <w:bottom w:val="none" w:sz="0" w:space="0" w:color="auto"/>
                                                    <w:right w:val="none" w:sz="0" w:space="0" w:color="auto"/>
                                                  </w:divBdr>
                                                  <w:divsChild>
                                                    <w:div w:id="105273241">
                                                      <w:marLeft w:val="0"/>
                                                      <w:marRight w:val="0"/>
                                                      <w:marTop w:val="0"/>
                                                      <w:marBottom w:val="0"/>
                                                      <w:divBdr>
                                                        <w:top w:val="none" w:sz="0" w:space="0" w:color="auto"/>
                                                        <w:left w:val="none" w:sz="0" w:space="0" w:color="auto"/>
                                                        <w:bottom w:val="none" w:sz="0" w:space="0" w:color="auto"/>
                                                        <w:right w:val="none" w:sz="0" w:space="0" w:color="auto"/>
                                                      </w:divBdr>
                                                    </w:div>
                                                    <w:div w:id="4512438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20916168">
                                          <w:marLeft w:val="0"/>
                                          <w:marRight w:val="0"/>
                                          <w:marTop w:val="0"/>
                                          <w:marBottom w:val="0"/>
                                          <w:divBdr>
                                            <w:top w:val="none" w:sz="0" w:space="0" w:color="auto"/>
                                            <w:left w:val="none" w:sz="0" w:space="0" w:color="auto"/>
                                            <w:bottom w:val="none" w:sz="0" w:space="0" w:color="auto"/>
                                            <w:right w:val="none" w:sz="0" w:space="0" w:color="auto"/>
                                          </w:divBdr>
                                          <w:divsChild>
                                            <w:div w:id="1572615650">
                                              <w:marLeft w:val="0"/>
                                              <w:marRight w:val="0"/>
                                              <w:marTop w:val="0"/>
                                              <w:marBottom w:val="0"/>
                                              <w:divBdr>
                                                <w:top w:val="none" w:sz="0" w:space="0" w:color="auto"/>
                                                <w:left w:val="none" w:sz="0" w:space="0" w:color="auto"/>
                                                <w:bottom w:val="none" w:sz="0" w:space="0" w:color="auto"/>
                                                <w:right w:val="none" w:sz="0" w:space="0" w:color="auto"/>
                                              </w:divBdr>
                                              <w:divsChild>
                                                <w:div w:id="175849018">
                                                  <w:marLeft w:val="0"/>
                                                  <w:marRight w:val="0"/>
                                                  <w:marTop w:val="0"/>
                                                  <w:marBottom w:val="0"/>
                                                  <w:divBdr>
                                                    <w:top w:val="none" w:sz="0" w:space="0" w:color="auto"/>
                                                    <w:left w:val="none" w:sz="0" w:space="0" w:color="auto"/>
                                                    <w:bottom w:val="none" w:sz="0" w:space="0" w:color="auto"/>
                                                    <w:right w:val="none" w:sz="0" w:space="0" w:color="auto"/>
                                                  </w:divBdr>
                                                  <w:divsChild>
                                                    <w:div w:id="752775677">
                                                      <w:marLeft w:val="0"/>
                                                      <w:marRight w:val="0"/>
                                                      <w:marTop w:val="0"/>
                                                      <w:marBottom w:val="0"/>
                                                      <w:divBdr>
                                                        <w:top w:val="none" w:sz="0" w:space="0" w:color="auto"/>
                                                        <w:left w:val="none" w:sz="0" w:space="0" w:color="auto"/>
                                                        <w:bottom w:val="none" w:sz="0" w:space="0" w:color="auto"/>
                                                        <w:right w:val="none" w:sz="0" w:space="0" w:color="auto"/>
                                                      </w:divBdr>
                                                    </w:div>
                                                    <w:div w:id="5422528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61252572">
                                          <w:marLeft w:val="0"/>
                                          <w:marRight w:val="0"/>
                                          <w:marTop w:val="0"/>
                                          <w:marBottom w:val="0"/>
                                          <w:divBdr>
                                            <w:top w:val="none" w:sz="0" w:space="0" w:color="auto"/>
                                            <w:left w:val="none" w:sz="0" w:space="0" w:color="auto"/>
                                            <w:bottom w:val="none" w:sz="0" w:space="0" w:color="auto"/>
                                            <w:right w:val="none" w:sz="0" w:space="0" w:color="auto"/>
                                          </w:divBdr>
                                          <w:divsChild>
                                            <w:div w:id="1721172469">
                                              <w:marLeft w:val="0"/>
                                              <w:marRight w:val="0"/>
                                              <w:marTop w:val="0"/>
                                              <w:marBottom w:val="0"/>
                                              <w:divBdr>
                                                <w:top w:val="none" w:sz="0" w:space="0" w:color="auto"/>
                                                <w:left w:val="none" w:sz="0" w:space="0" w:color="auto"/>
                                                <w:bottom w:val="none" w:sz="0" w:space="0" w:color="auto"/>
                                                <w:right w:val="none" w:sz="0" w:space="0" w:color="auto"/>
                                              </w:divBdr>
                                              <w:divsChild>
                                                <w:div w:id="1899708546">
                                                  <w:marLeft w:val="0"/>
                                                  <w:marRight w:val="0"/>
                                                  <w:marTop w:val="0"/>
                                                  <w:marBottom w:val="0"/>
                                                  <w:divBdr>
                                                    <w:top w:val="none" w:sz="0" w:space="0" w:color="auto"/>
                                                    <w:left w:val="none" w:sz="0" w:space="0" w:color="auto"/>
                                                    <w:bottom w:val="none" w:sz="0" w:space="0" w:color="auto"/>
                                                    <w:right w:val="none" w:sz="0" w:space="0" w:color="auto"/>
                                                  </w:divBdr>
                                                  <w:divsChild>
                                                    <w:div w:id="1623657914">
                                                      <w:marLeft w:val="0"/>
                                                      <w:marRight w:val="0"/>
                                                      <w:marTop w:val="0"/>
                                                      <w:marBottom w:val="0"/>
                                                      <w:divBdr>
                                                        <w:top w:val="none" w:sz="0" w:space="0" w:color="auto"/>
                                                        <w:left w:val="none" w:sz="0" w:space="0" w:color="auto"/>
                                                        <w:bottom w:val="none" w:sz="0" w:space="0" w:color="auto"/>
                                                        <w:right w:val="none" w:sz="0" w:space="0" w:color="auto"/>
                                                      </w:divBdr>
                                                    </w:div>
                                                    <w:div w:id="9224898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27455624">
                                          <w:marLeft w:val="0"/>
                                          <w:marRight w:val="0"/>
                                          <w:marTop w:val="0"/>
                                          <w:marBottom w:val="0"/>
                                          <w:divBdr>
                                            <w:top w:val="none" w:sz="0" w:space="0" w:color="auto"/>
                                            <w:left w:val="none" w:sz="0" w:space="0" w:color="auto"/>
                                            <w:bottom w:val="none" w:sz="0" w:space="0" w:color="auto"/>
                                            <w:right w:val="none" w:sz="0" w:space="0" w:color="auto"/>
                                          </w:divBdr>
                                          <w:divsChild>
                                            <w:div w:id="967901485">
                                              <w:marLeft w:val="0"/>
                                              <w:marRight w:val="0"/>
                                              <w:marTop w:val="0"/>
                                              <w:marBottom w:val="0"/>
                                              <w:divBdr>
                                                <w:top w:val="none" w:sz="0" w:space="0" w:color="auto"/>
                                                <w:left w:val="none" w:sz="0" w:space="0" w:color="auto"/>
                                                <w:bottom w:val="none" w:sz="0" w:space="0" w:color="auto"/>
                                                <w:right w:val="none" w:sz="0" w:space="0" w:color="auto"/>
                                              </w:divBdr>
                                              <w:divsChild>
                                                <w:div w:id="1343165800">
                                                  <w:marLeft w:val="0"/>
                                                  <w:marRight w:val="0"/>
                                                  <w:marTop w:val="0"/>
                                                  <w:marBottom w:val="0"/>
                                                  <w:divBdr>
                                                    <w:top w:val="none" w:sz="0" w:space="0" w:color="auto"/>
                                                    <w:left w:val="none" w:sz="0" w:space="0" w:color="auto"/>
                                                    <w:bottom w:val="none" w:sz="0" w:space="0" w:color="auto"/>
                                                    <w:right w:val="none" w:sz="0" w:space="0" w:color="auto"/>
                                                  </w:divBdr>
                                                  <w:divsChild>
                                                    <w:div w:id="115107556">
                                                      <w:marLeft w:val="0"/>
                                                      <w:marRight w:val="0"/>
                                                      <w:marTop w:val="0"/>
                                                      <w:marBottom w:val="0"/>
                                                      <w:divBdr>
                                                        <w:top w:val="none" w:sz="0" w:space="0" w:color="auto"/>
                                                        <w:left w:val="none" w:sz="0" w:space="0" w:color="auto"/>
                                                        <w:bottom w:val="none" w:sz="0" w:space="0" w:color="auto"/>
                                                        <w:right w:val="none" w:sz="0" w:space="0" w:color="auto"/>
                                                      </w:divBdr>
                                                    </w:div>
                                                    <w:div w:id="13795453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57417479">
                                          <w:marLeft w:val="0"/>
                                          <w:marRight w:val="0"/>
                                          <w:marTop w:val="0"/>
                                          <w:marBottom w:val="0"/>
                                          <w:divBdr>
                                            <w:top w:val="none" w:sz="0" w:space="0" w:color="auto"/>
                                            <w:left w:val="none" w:sz="0" w:space="0" w:color="auto"/>
                                            <w:bottom w:val="none" w:sz="0" w:space="0" w:color="auto"/>
                                            <w:right w:val="none" w:sz="0" w:space="0" w:color="auto"/>
                                          </w:divBdr>
                                          <w:divsChild>
                                            <w:div w:id="531502913">
                                              <w:marLeft w:val="0"/>
                                              <w:marRight w:val="0"/>
                                              <w:marTop w:val="0"/>
                                              <w:marBottom w:val="0"/>
                                              <w:divBdr>
                                                <w:top w:val="none" w:sz="0" w:space="0" w:color="auto"/>
                                                <w:left w:val="none" w:sz="0" w:space="0" w:color="auto"/>
                                                <w:bottom w:val="none" w:sz="0" w:space="0" w:color="auto"/>
                                                <w:right w:val="none" w:sz="0" w:space="0" w:color="auto"/>
                                              </w:divBdr>
                                              <w:divsChild>
                                                <w:div w:id="2114128921">
                                                  <w:marLeft w:val="0"/>
                                                  <w:marRight w:val="0"/>
                                                  <w:marTop w:val="0"/>
                                                  <w:marBottom w:val="0"/>
                                                  <w:divBdr>
                                                    <w:top w:val="none" w:sz="0" w:space="0" w:color="auto"/>
                                                    <w:left w:val="none" w:sz="0" w:space="0" w:color="auto"/>
                                                    <w:bottom w:val="none" w:sz="0" w:space="0" w:color="auto"/>
                                                    <w:right w:val="none" w:sz="0" w:space="0" w:color="auto"/>
                                                  </w:divBdr>
                                                  <w:divsChild>
                                                    <w:div w:id="1144348295">
                                                      <w:marLeft w:val="0"/>
                                                      <w:marRight w:val="0"/>
                                                      <w:marTop w:val="0"/>
                                                      <w:marBottom w:val="0"/>
                                                      <w:divBdr>
                                                        <w:top w:val="none" w:sz="0" w:space="0" w:color="auto"/>
                                                        <w:left w:val="none" w:sz="0" w:space="0" w:color="auto"/>
                                                        <w:bottom w:val="none" w:sz="0" w:space="0" w:color="auto"/>
                                                        <w:right w:val="none" w:sz="0" w:space="0" w:color="auto"/>
                                                      </w:divBdr>
                                                    </w:div>
                                                    <w:div w:id="281446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20370852">
                                          <w:marLeft w:val="0"/>
                                          <w:marRight w:val="0"/>
                                          <w:marTop w:val="0"/>
                                          <w:marBottom w:val="0"/>
                                          <w:divBdr>
                                            <w:top w:val="none" w:sz="0" w:space="0" w:color="auto"/>
                                            <w:left w:val="none" w:sz="0" w:space="0" w:color="auto"/>
                                            <w:bottom w:val="none" w:sz="0" w:space="0" w:color="auto"/>
                                            <w:right w:val="none" w:sz="0" w:space="0" w:color="auto"/>
                                          </w:divBdr>
                                          <w:divsChild>
                                            <w:div w:id="284429632">
                                              <w:marLeft w:val="0"/>
                                              <w:marRight w:val="0"/>
                                              <w:marTop w:val="0"/>
                                              <w:marBottom w:val="0"/>
                                              <w:divBdr>
                                                <w:top w:val="none" w:sz="0" w:space="0" w:color="auto"/>
                                                <w:left w:val="none" w:sz="0" w:space="0" w:color="auto"/>
                                                <w:bottom w:val="none" w:sz="0" w:space="0" w:color="auto"/>
                                                <w:right w:val="none" w:sz="0" w:space="0" w:color="auto"/>
                                              </w:divBdr>
                                              <w:divsChild>
                                                <w:div w:id="1749841075">
                                                  <w:marLeft w:val="0"/>
                                                  <w:marRight w:val="0"/>
                                                  <w:marTop w:val="0"/>
                                                  <w:marBottom w:val="0"/>
                                                  <w:divBdr>
                                                    <w:top w:val="none" w:sz="0" w:space="0" w:color="auto"/>
                                                    <w:left w:val="none" w:sz="0" w:space="0" w:color="auto"/>
                                                    <w:bottom w:val="none" w:sz="0" w:space="0" w:color="auto"/>
                                                    <w:right w:val="none" w:sz="0" w:space="0" w:color="auto"/>
                                                  </w:divBdr>
                                                  <w:divsChild>
                                                    <w:div w:id="1983386971">
                                                      <w:marLeft w:val="0"/>
                                                      <w:marRight w:val="0"/>
                                                      <w:marTop w:val="0"/>
                                                      <w:marBottom w:val="0"/>
                                                      <w:divBdr>
                                                        <w:top w:val="none" w:sz="0" w:space="0" w:color="auto"/>
                                                        <w:left w:val="none" w:sz="0" w:space="0" w:color="auto"/>
                                                        <w:bottom w:val="none" w:sz="0" w:space="0" w:color="auto"/>
                                                        <w:right w:val="none" w:sz="0" w:space="0" w:color="auto"/>
                                                      </w:divBdr>
                                                    </w:div>
                                                    <w:div w:id="12073730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32170512">
                                          <w:marLeft w:val="0"/>
                                          <w:marRight w:val="0"/>
                                          <w:marTop w:val="0"/>
                                          <w:marBottom w:val="0"/>
                                          <w:divBdr>
                                            <w:top w:val="none" w:sz="0" w:space="0" w:color="auto"/>
                                            <w:left w:val="none" w:sz="0" w:space="0" w:color="auto"/>
                                            <w:bottom w:val="none" w:sz="0" w:space="0" w:color="auto"/>
                                            <w:right w:val="none" w:sz="0" w:space="0" w:color="auto"/>
                                          </w:divBdr>
                                          <w:divsChild>
                                            <w:div w:id="1795637396">
                                              <w:marLeft w:val="0"/>
                                              <w:marRight w:val="0"/>
                                              <w:marTop w:val="0"/>
                                              <w:marBottom w:val="0"/>
                                              <w:divBdr>
                                                <w:top w:val="none" w:sz="0" w:space="0" w:color="auto"/>
                                                <w:left w:val="none" w:sz="0" w:space="0" w:color="auto"/>
                                                <w:bottom w:val="none" w:sz="0" w:space="0" w:color="auto"/>
                                                <w:right w:val="none" w:sz="0" w:space="0" w:color="auto"/>
                                              </w:divBdr>
                                              <w:divsChild>
                                                <w:div w:id="1609700556">
                                                  <w:marLeft w:val="0"/>
                                                  <w:marRight w:val="0"/>
                                                  <w:marTop w:val="0"/>
                                                  <w:marBottom w:val="0"/>
                                                  <w:divBdr>
                                                    <w:top w:val="none" w:sz="0" w:space="0" w:color="auto"/>
                                                    <w:left w:val="none" w:sz="0" w:space="0" w:color="auto"/>
                                                    <w:bottom w:val="none" w:sz="0" w:space="0" w:color="auto"/>
                                                    <w:right w:val="none" w:sz="0" w:space="0" w:color="auto"/>
                                                  </w:divBdr>
                                                  <w:divsChild>
                                                    <w:div w:id="1636373521">
                                                      <w:marLeft w:val="0"/>
                                                      <w:marRight w:val="0"/>
                                                      <w:marTop w:val="0"/>
                                                      <w:marBottom w:val="0"/>
                                                      <w:divBdr>
                                                        <w:top w:val="none" w:sz="0" w:space="0" w:color="auto"/>
                                                        <w:left w:val="none" w:sz="0" w:space="0" w:color="auto"/>
                                                        <w:bottom w:val="none" w:sz="0" w:space="0" w:color="auto"/>
                                                        <w:right w:val="none" w:sz="0" w:space="0" w:color="auto"/>
                                                      </w:divBdr>
                                                    </w:div>
                                                    <w:div w:id="14645378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71733626">
                                          <w:marLeft w:val="0"/>
                                          <w:marRight w:val="0"/>
                                          <w:marTop w:val="0"/>
                                          <w:marBottom w:val="0"/>
                                          <w:divBdr>
                                            <w:top w:val="none" w:sz="0" w:space="0" w:color="auto"/>
                                            <w:left w:val="none" w:sz="0" w:space="0" w:color="auto"/>
                                            <w:bottom w:val="none" w:sz="0" w:space="0" w:color="auto"/>
                                            <w:right w:val="none" w:sz="0" w:space="0" w:color="auto"/>
                                          </w:divBdr>
                                          <w:divsChild>
                                            <w:div w:id="1245913095">
                                              <w:marLeft w:val="0"/>
                                              <w:marRight w:val="0"/>
                                              <w:marTop w:val="0"/>
                                              <w:marBottom w:val="0"/>
                                              <w:divBdr>
                                                <w:top w:val="none" w:sz="0" w:space="0" w:color="auto"/>
                                                <w:left w:val="none" w:sz="0" w:space="0" w:color="auto"/>
                                                <w:bottom w:val="none" w:sz="0" w:space="0" w:color="auto"/>
                                                <w:right w:val="none" w:sz="0" w:space="0" w:color="auto"/>
                                              </w:divBdr>
                                              <w:divsChild>
                                                <w:div w:id="1282804785">
                                                  <w:marLeft w:val="0"/>
                                                  <w:marRight w:val="0"/>
                                                  <w:marTop w:val="0"/>
                                                  <w:marBottom w:val="0"/>
                                                  <w:divBdr>
                                                    <w:top w:val="none" w:sz="0" w:space="0" w:color="auto"/>
                                                    <w:left w:val="none" w:sz="0" w:space="0" w:color="auto"/>
                                                    <w:bottom w:val="none" w:sz="0" w:space="0" w:color="auto"/>
                                                    <w:right w:val="none" w:sz="0" w:space="0" w:color="auto"/>
                                                  </w:divBdr>
                                                  <w:divsChild>
                                                    <w:div w:id="649870599">
                                                      <w:marLeft w:val="0"/>
                                                      <w:marRight w:val="0"/>
                                                      <w:marTop w:val="0"/>
                                                      <w:marBottom w:val="0"/>
                                                      <w:divBdr>
                                                        <w:top w:val="none" w:sz="0" w:space="0" w:color="auto"/>
                                                        <w:left w:val="none" w:sz="0" w:space="0" w:color="auto"/>
                                                        <w:bottom w:val="none" w:sz="0" w:space="0" w:color="auto"/>
                                                        <w:right w:val="none" w:sz="0" w:space="0" w:color="auto"/>
                                                      </w:divBdr>
                                                    </w:div>
                                                    <w:div w:id="15260177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45259020">
                                          <w:marLeft w:val="0"/>
                                          <w:marRight w:val="0"/>
                                          <w:marTop w:val="0"/>
                                          <w:marBottom w:val="0"/>
                                          <w:divBdr>
                                            <w:top w:val="none" w:sz="0" w:space="0" w:color="auto"/>
                                            <w:left w:val="none" w:sz="0" w:space="0" w:color="auto"/>
                                            <w:bottom w:val="none" w:sz="0" w:space="0" w:color="auto"/>
                                            <w:right w:val="none" w:sz="0" w:space="0" w:color="auto"/>
                                          </w:divBdr>
                                          <w:divsChild>
                                            <w:div w:id="1303735023">
                                              <w:marLeft w:val="0"/>
                                              <w:marRight w:val="0"/>
                                              <w:marTop w:val="0"/>
                                              <w:marBottom w:val="0"/>
                                              <w:divBdr>
                                                <w:top w:val="none" w:sz="0" w:space="0" w:color="auto"/>
                                                <w:left w:val="none" w:sz="0" w:space="0" w:color="auto"/>
                                                <w:bottom w:val="none" w:sz="0" w:space="0" w:color="auto"/>
                                                <w:right w:val="none" w:sz="0" w:space="0" w:color="auto"/>
                                              </w:divBdr>
                                              <w:divsChild>
                                                <w:div w:id="1763642898">
                                                  <w:marLeft w:val="0"/>
                                                  <w:marRight w:val="0"/>
                                                  <w:marTop w:val="0"/>
                                                  <w:marBottom w:val="0"/>
                                                  <w:divBdr>
                                                    <w:top w:val="none" w:sz="0" w:space="0" w:color="auto"/>
                                                    <w:left w:val="none" w:sz="0" w:space="0" w:color="auto"/>
                                                    <w:bottom w:val="none" w:sz="0" w:space="0" w:color="auto"/>
                                                    <w:right w:val="none" w:sz="0" w:space="0" w:color="auto"/>
                                                  </w:divBdr>
                                                  <w:divsChild>
                                                    <w:div w:id="1763064857">
                                                      <w:marLeft w:val="0"/>
                                                      <w:marRight w:val="0"/>
                                                      <w:marTop w:val="0"/>
                                                      <w:marBottom w:val="0"/>
                                                      <w:divBdr>
                                                        <w:top w:val="none" w:sz="0" w:space="0" w:color="auto"/>
                                                        <w:left w:val="none" w:sz="0" w:space="0" w:color="auto"/>
                                                        <w:bottom w:val="none" w:sz="0" w:space="0" w:color="auto"/>
                                                        <w:right w:val="none" w:sz="0" w:space="0" w:color="auto"/>
                                                      </w:divBdr>
                                                    </w:div>
                                                    <w:div w:id="5700455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58552320">
                                          <w:marLeft w:val="0"/>
                                          <w:marRight w:val="0"/>
                                          <w:marTop w:val="0"/>
                                          <w:marBottom w:val="0"/>
                                          <w:divBdr>
                                            <w:top w:val="none" w:sz="0" w:space="0" w:color="auto"/>
                                            <w:left w:val="none" w:sz="0" w:space="0" w:color="auto"/>
                                            <w:bottom w:val="none" w:sz="0" w:space="0" w:color="auto"/>
                                            <w:right w:val="none" w:sz="0" w:space="0" w:color="auto"/>
                                          </w:divBdr>
                                          <w:divsChild>
                                            <w:div w:id="1136215504">
                                              <w:marLeft w:val="0"/>
                                              <w:marRight w:val="0"/>
                                              <w:marTop w:val="0"/>
                                              <w:marBottom w:val="0"/>
                                              <w:divBdr>
                                                <w:top w:val="none" w:sz="0" w:space="0" w:color="auto"/>
                                                <w:left w:val="none" w:sz="0" w:space="0" w:color="auto"/>
                                                <w:bottom w:val="none" w:sz="0" w:space="0" w:color="auto"/>
                                                <w:right w:val="none" w:sz="0" w:space="0" w:color="auto"/>
                                              </w:divBdr>
                                              <w:divsChild>
                                                <w:div w:id="363018039">
                                                  <w:marLeft w:val="0"/>
                                                  <w:marRight w:val="0"/>
                                                  <w:marTop w:val="0"/>
                                                  <w:marBottom w:val="0"/>
                                                  <w:divBdr>
                                                    <w:top w:val="none" w:sz="0" w:space="0" w:color="auto"/>
                                                    <w:left w:val="none" w:sz="0" w:space="0" w:color="auto"/>
                                                    <w:bottom w:val="none" w:sz="0" w:space="0" w:color="auto"/>
                                                    <w:right w:val="none" w:sz="0" w:space="0" w:color="auto"/>
                                                  </w:divBdr>
                                                  <w:divsChild>
                                                    <w:div w:id="348795385">
                                                      <w:marLeft w:val="0"/>
                                                      <w:marRight w:val="0"/>
                                                      <w:marTop w:val="0"/>
                                                      <w:marBottom w:val="0"/>
                                                      <w:divBdr>
                                                        <w:top w:val="none" w:sz="0" w:space="0" w:color="auto"/>
                                                        <w:left w:val="none" w:sz="0" w:space="0" w:color="auto"/>
                                                        <w:bottom w:val="none" w:sz="0" w:space="0" w:color="auto"/>
                                                        <w:right w:val="none" w:sz="0" w:space="0" w:color="auto"/>
                                                      </w:divBdr>
                                                    </w:div>
                                                    <w:div w:id="8196598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88982716">
                                          <w:marLeft w:val="0"/>
                                          <w:marRight w:val="0"/>
                                          <w:marTop w:val="0"/>
                                          <w:marBottom w:val="0"/>
                                          <w:divBdr>
                                            <w:top w:val="none" w:sz="0" w:space="0" w:color="auto"/>
                                            <w:left w:val="none" w:sz="0" w:space="0" w:color="auto"/>
                                            <w:bottom w:val="none" w:sz="0" w:space="0" w:color="auto"/>
                                            <w:right w:val="none" w:sz="0" w:space="0" w:color="auto"/>
                                          </w:divBdr>
                                          <w:divsChild>
                                            <w:div w:id="625425683">
                                              <w:marLeft w:val="0"/>
                                              <w:marRight w:val="0"/>
                                              <w:marTop w:val="0"/>
                                              <w:marBottom w:val="0"/>
                                              <w:divBdr>
                                                <w:top w:val="none" w:sz="0" w:space="0" w:color="auto"/>
                                                <w:left w:val="none" w:sz="0" w:space="0" w:color="auto"/>
                                                <w:bottom w:val="none" w:sz="0" w:space="0" w:color="auto"/>
                                                <w:right w:val="none" w:sz="0" w:space="0" w:color="auto"/>
                                              </w:divBdr>
                                              <w:divsChild>
                                                <w:div w:id="1117287803">
                                                  <w:marLeft w:val="0"/>
                                                  <w:marRight w:val="0"/>
                                                  <w:marTop w:val="0"/>
                                                  <w:marBottom w:val="0"/>
                                                  <w:divBdr>
                                                    <w:top w:val="none" w:sz="0" w:space="0" w:color="auto"/>
                                                    <w:left w:val="none" w:sz="0" w:space="0" w:color="auto"/>
                                                    <w:bottom w:val="none" w:sz="0" w:space="0" w:color="auto"/>
                                                    <w:right w:val="none" w:sz="0" w:space="0" w:color="auto"/>
                                                  </w:divBdr>
                                                  <w:divsChild>
                                                    <w:div w:id="1540817605">
                                                      <w:marLeft w:val="0"/>
                                                      <w:marRight w:val="0"/>
                                                      <w:marTop w:val="0"/>
                                                      <w:marBottom w:val="0"/>
                                                      <w:divBdr>
                                                        <w:top w:val="none" w:sz="0" w:space="0" w:color="auto"/>
                                                        <w:left w:val="none" w:sz="0" w:space="0" w:color="auto"/>
                                                        <w:bottom w:val="none" w:sz="0" w:space="0" w:color="auto"/>
                                                        <w:right w:val="none" w:sz="0" w:space="0" w:color="auto"/>
                                                      </w:divBdr>
                                                    </w:div>
                                                    <w:div w:id="11535278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42496137">
                                          <w:marLeft w:val="0"/>
                                          <w:marRight w:val="0"/>
                                          <w:marTop w:val="0"/>
                                          <w:marBottom w:val="0"/>
                                          <w:divBdr>
                                            <w:top w:val="none" w:sz="0" w:space="0" w:color="auto"/>
                                            <w:left w:val="none" w:sz="0" w:space="0" w:color="auto"/>
                                            <w:bottom w:val="none" w:sz="0" w:space="0" w:color="auto"/>
                                            <w:right w:val="none" w:sz="0" w:space="0" w:color="auto"/>
                                          </w:divBdr>
                                          <w:divsChild>
                                            <w:div w:id="1742144239">
                                              <w:marLeft w:val="0"/>
                                              <w:marRight w:val="0"/>
                                              <w:marTop w:val="0"/>
                                              <w:marBottom w:val="0"/>
                                              <w:divBdr>
                                                <w:top w:val="none" w:sz="0" w:space="0" w:color="auto"/>
                                                <w:left w:val="none" w:sz="0" w:space="0" w:color="auto"/>
                                                <w:bottom w:val="none" w:sz="0" w:space="0" w:color="auto"/>
                                                <w:right w:val="none" w:sz="0" w:space="0" w:color="auto"/>
                                              </w:divBdr>
                                              <w:divsChild>
                                                <w:div w:id="1541624227">
                                                  <w:marLeft w:val="0"/>
                                                  <w:marRight w:val="0"/>
                                                  <w:marTop w:val="0"/>
                                                  <w:marBottom w:val="0"/>
                                                  <w:divBdr>
                                                    <w:top w:val="none" w:sz="0" w:space="0" w:color="auto"/>
                                                    <w:left w:val="none" w:sz="0" w:space="0" w:color="auto"/>
                                                    <w:bottom w:val="none" w:sz="0" w:space="0" w:color="auto"/>
                                                    <w:right w:val="none" w:sz="0" w:space="0" w:color="auto"/>
                                                  </w:divBdr>
                                                  <w:divsChild>
                                                    <w:div w:id="60711450">
                                                      <w:marLeft w:val="0"/>
                                                      <w:marRight w:val="0"/>
                                                      <w:marTop w:val="0"/>
                                                      <w:marBottom w:val="0"/>
                                                      <w:divBdr>
                                                        <w:top w:val="none" w:sz="0" w:space="0" w:color="auto"/>
                                                        <w:left w:val="none" w:sz="0" w:space="0" w:color="auto"/>
                                                        <w:bottom w:val="none" w:sz="0" w:space="0" w:color="auto"/>
                                                        <w:right w:val="none" w:sz="0" w:space="0" w:color="auto"/>
                                                      </w:divBdr>
                                                    </w:div>
                                                    <w:div w:id="8813297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02950458">
                                          <w:marLeft w:val="0"/>
                                          <w:marRight w:val="0"/>
                                          <w:marTop w:val="0"/>
                                          <w:marBottom w:val="0"/>
                                          <w:divBdr>
                                            <w:top w:val="none" w:sz="0" w:space="0" w:color="auto"/>
                                            <w:left w:val="none" w:sz="0" w:space="0" w:color="auto"/>
                                            <w:bottom w:val="none" w:sz="0" w:space="0" w:color="auto"/>
                                            <w:right w:val="none" w:sz="0" w:space="0" w:color="auto"/>
                                          </w:divBdr>
                                          <w:divsChild>
                                            <w:div w:id="909968411">
                                              <w:marLeft w:val="0"/>
                                              <w:marRight w:val="0"/>
                                              <w:marTop w:val="0"/>
                                              <w:marBottom w:val="0"/>
                                              <w:divBdr>
                                                <w:top w:val="none" w:sz="0" w:space="0" w:color="auto"/>
                                                <w:left w:val="none" w:sz="0" w:space="0" w:color="auto"/>
                                                <w:bottom w:val="none" w:sz="0" w:space="0" w:color="auto"/>
                                                <w:right w:val="none" w:sz="0" w:space="0" w:color="auto"/>
                                              </w:divBdr>
                                              <w:divsChild>
                                                <w:div w:id="1147667928">
                                                  <w:marLeft w:val="0"/>
                                                  <w:marRight w:val="0"/>
                                                  <w:marTop w:val="0"/>
                                                  <w:marBottom w:val="0"/>
                                                  <w:divBdr>
                                                    <w:top w:val="none" w:sz="0" w:space="0" w:color="auto"/>
                                                    <w:left w:val="none" w:sz="0" w:space="0" w:color="auto"/>
                                                    <w:bottom w:val="none" w:sz="0" w:space="0" w:color="auto"/>
                                                    <w:right w:val="none" w:sz="0" w:space="0" w:color="auto"/>
                                                  </w:divBdr>
                                                  <w:divsChild>
                                                    <w:div w:id="1060716425">
                                                      <w:marLeft w:val="0"/>
                                                      <w:marRight w:val="0"/>
                                                      <w:marTop w:val="0"/>
                                                      <w:marBottom w:val="0"/>
                                                      <w:divBdr>
                                                        <w:top w:val="none" w:sz="0" w:space="0" w:color="auto"/>
                                                        <w:left w:val="none" w:sz="0" w:space="0" w:color="auto"/>
                                                        <w:bottom w:val="none" w:sz="0" w:space="0" w:color="auto"/>
                                                        <w:right w:val="none" w:sz="0" w:space="0" w:color="auto"/>
                                                      </w:divBdr>
                                                    </w:div>
                                                    <w:div w:id="1543404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48184176">
                                          <w:marLeft w:val="0"/>
                                          <w:marRight w:val="0"/>
                                          <w:marTop w:val="0"/>
                                          <w:marBottom w:val="0"/>
                                          <w:divBdr>
                                            <w:top w:val="none" w:sz="0" w:space="0" w:color="auto"/>
                                            <w:left w:val="none" w:sz="0" w:space="0" w:color="auto"/>
                                            <w:bottom w:val="none" w:sz="0" w:space="0" w:color="auto"/>
                                            <w:right w:val="none" w:sz="0" w:space="0" w:color="auto"/>
                                          </w:divBdr>
                                          <w:divsChild>
                                            <w:div w:id="278099992">
                                              <w:marLeft w:val="0"/>
                                              <w:marRight w:val="0"/>
                                              <w:marTop w:val="0"/>
                                              <w:marBottom w:val="0"/>
                                              <w:divBdr>
                                                <w:top w:val="none" w:sz="0" w:space="0" w:color="auto"/>
                                                <w:left w:val="none" w:sz="0" w:space="0" w:color="auto"/>
                                                <w:bottom w:val="none" w:sz="0" w:space="0" w:color="auto"/>
                                                <w:right w:val="none" w:sz="0" w:space="0" w:color="auto"/>
                                              </w:divBdr>
                                              <w:divsChild>
                                                <w:div w:id="1868173157">
                                                  <w:marLeft w:val="0"/>
                                                  <w:marRight w:val="0"/>
                                                  <w:marTop w:val="0"/>
                                                  <w:marBottom w:val="0"/>
                                                  <w:divBdr>
                                                    <w:top w:val="none" w:sz="0" w:space="0" w:color="auto"/>
                                                    <w:left w:val="none" w:sz="0" w:space="0" w:color="auto"/>
                                                    <w:bottom w:val="none" w:sz="0" w:space="0" w:color="auto"/>
                                                    <w:right w:val="none" w:sz="0" w:space="0" w:color="auto"/>
                                                  </w:divBdr>
                                                  <w:divsChild>
                                                    <w:div w:id="1036083237">
                                                      <w:marLeft w:val="0"/>
                                                      <w:marRight w:val="0"/>
                                                      <w:marTop w:val="0"/>
                                                      <w:marBottom w:val="0"/>
                                                      <w:divBdr>
                                                        <w:top w:val="none" w:sz="0" w:space="0" w:color="auto"/>
                                                        <w:left w:val="none" w:sz="0" w:space="0" w:color="auto"/>
                                                        <w:bottom w:val="none" w:sz="0" w:space="0" w:color="auto"/>
                                                        <w:right w:val="none" w:sz="0" w:space="0" w:color="auto"/>
                                                      </w:divBdr>
                                                    </w:div>
                                                    <w:div w:id="87987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81830065">
                                          <w:marLeft w:val="0"/>
                                          <w:marRight w:val="0"/>
                                          <w:marTop w:val="0"/>
                                          <w:marBottom w:val="0"/>
                                          <w:divBdr>
                                            <w:top w:val="none" w:sz="0" w:space="0" w:color="auto"/>
                                            <w:left w:val="none" w:sz="0" w:space="0" w:color="auto"/>
                                            <w:bottom w:val="none" w:sz="0" w:space="0" w:color="auto"/>
                                            <w:right w:val="none" w:sz="0" w:space="0" w:color="auto"/>
                                          </w:divBdr>
                                          <w:divsChild>
                                            <w:div w:id="1308054172">
                                              <w:marLeft w:val="0"/>
                                              <w:marRight w:val="0"/>
                                              <w:marTop w:val="0"/>
                                              <w:marBottom w:val="0"/>
                                              <w:divBdr>
                                                <w:top w:val="none" w:sz="0" w:space="0" w:color="auto"/>
                                                <w:left w:val="none" w:sz="0" w:space="0" w:color="auto"/>
                                                <w:bottom w:val="none" w:sz="0" w:space="0" w:color="auto"/>
                                                <w:right w:val="none" w:sz="0" w:space="0" w:color="auto"/>
                                              </w:divBdr>
                                              <w:divsChild>
                                                <w:div w:id="1559517419">
                                                  <w:marLeft w:val="0"/>
                                                  <w:marRight w:val="0"/>
                                                  <w:marTop w:val="0"/>
                                                  <w:marBottom w:val="0"/>
                                                  <w:divBdr>
                                                    <w:top w:val="none" w:sz="0" w:space="0" w:color="auto"/>
                                                    <w:left w:val="none" w:sz="0" w:space="0" w:color="auto"/>
                                                    <w:bottom w:val="none" w:sz="0" w:space="0" w:color="auto"/>
                                                    <w:right w:val="none" w:sz="0" w:space="0" w:color="auto"/>
                                                  </w:divBdr>
                                                  <w:divsChild>
                                                    <w:div w:id="1671982882">
                                                      <w:marLeft w:val="0"/>
                                                      <w:marRight w:val="0"/>
                                                      <w:marTop w:val="0"/>
                                                      <w:marBottom w:val="0"/>
                                                      <w:divBdr>
                                                        <w:top w:val="none" w:sz="0" w:space="0" w:color="auto"/>
                                                        <w:left w:val="none" w:sz="0" w:space="0" w:color="auto"/>
                                                        <w:bottom w:val="none" w:sz="0" w:space="0" w:color="auto"/>
                                                        <w:right w:val="none" w:sz="0" w:space="0" w:color="auto"/>
                                                      </w:divBdr>
                                                    </w:div>
                                                    <w:div w:id="6103540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39815996">
                                          <w:marLeft w:val="0"/>
                                          <w:marRight w:val="0"/>
                                          <w:marTop w:val="0"/>
                                          <w:marBottom w:val="0"/>
                                          <w:divBdr>
                                            <w:top w:val="none" w:sz="0" w:space="0" w:color="auto"/>
                                            <w:left w:val="none" w:sz="0" w:space="0" w:color="auto"/>
                                            <w:bottom w:val="none" w:sz="0" w:space="0" w:color="auto"/>
                                            <w:right w:val="none" w:sz="0" w:space="0" w:color="auto"/>
                                          </w:divBdr>
                                          <w:divsChild>
                                            <w:div w:id="1850100081">
                                              <w:marLeft w:val="0"/>
                                              <w:marRight w:val="0"/>
                                              <w:marTop w:val="0"/>
                                              <w:marBottom w:val="0"/>
                                              <w:divBdr>
                                                <w:top w:val="none" w:sz="0" w:space="0" w:color="auto"/>
                                                <w:left w:val="none" w:sz="0" w:space="0" w:color="auto"/>
                                                <w:bottom w:val="none" w:sz="0" w:space="0" w:color="auto"/>
                                                <w:right w:val="none" w:sz="0" w:space="0" w:color="auto"/>
                                              </w:divBdr>
                                              <w:divsChild>
                                                <w:div w:id="66079919">
                                                  <w:marLeft w:val="0"/>
                                                  <w:marRight w:val="0"/>
                                                  <w:marTop w:val="0"/>
                                                  <w:marBottom w:val="0"/>
                                                  <w:divBdr>
                                                    <w:top w:val="none" w:sz="0" w:space="0" w:color="auto"/>
                                                    <w:left w:val="none" w:sz="0" w:space="0" w:color="auto"/>
                                                    <w:bottom w:val="none" w:sz="0" w:space="0" w:color="auto"/>
                                                    <w:right w:val="none" w:sz="0" w:space="0" w:color="auto"/>
                                                  </w:divBdr>
                                                  <w:divsChild>
                                                    <w:div w:id="941106917">
                                                      <w:marLeft w:val="0"/>
                                                      <w:marRight w:val="0"/>
                                                      <w:marTop w:val="0"/>
                                                      <w:marBottom w:val="0"/>
                                                      <w:divBdr>
                                                        <w:top w:val="none" w:sz="0" w:space="0" w:color="auto"/>
                                                        <w:left w:val="none" w:sz="0" w:space="0" w:color="auto"/>
                                                        <w:bottom w:val="none" w:sz="0" w:space="0" w:color="auto"/>
                                                        <w:right w:val="none" w:sz="0" w:space="0" w:color="auto"/>
                                                      </w:divBdr>
                                                    </w:div>
                                                    <w:div w:id="11266572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94794401">
                                          <w:marLeft w:val="0"/>
                                          <w:marRight w:val="0"/>
                                          <w:marTop w:val="0"/>
                                          <w:marBottom w:val="0"/>
                                          <w:divBdr>
                                            <w:top w:val="none" w:sz="0" w:space="0" w:color="auto"/>
                                            <w:left w:val="none" w:sz="0" w:space="0" w:color="auto"/>
                                            <w:bottom w:val="none" w:sz="0" w:space="0" w:color="auto"/>
                                            <w:right w:val="none" w:sz="0" w:space="0" w:color="auto"/>
                                          </w:divBdr>
                                          <w:divsChild>
                                            <w:div w:id="1580478788">
                                              <w:marLeft w:val="0"/>
                                              <w:marRight w:val="0"/>
                                              <w:marTop w:val="0"/>
                                              <w:marBottom w:val="0"/>
                                              <w:divBdr>
                                                <w:top w:val="none" w:sz="0" w:space="0" w:color="auto"/>
                                                <w:left w:val="none" w:sz="0" w:space="0" w:color="auto"/>
                                                <w:bottom w:val="none" w:sz="0" w:space="0" w:color="auto"/>
                                                <w:right w:val="none" w:sz="0" w:space="0" w:color="auto"/>
                                              </w:divBdr>
                                              <w:divsChild>
                                                <w:div w:id="812019739">
                                                  <w:marLeft w:val="0"/>
                                                  <w:marRight w:val="0"/>
                                                  <w:marTop w:val="0"/>
                                                  <w:marBottom w:val="0"/>
                                                  <w:divBdr>
                                                    <w:top w:val="none" w:sz="0" w:space="0" w:color="auto"/>
                                                    <w:left w:val="none" w:sz="0" w:space="0" w:color="auto"/>
                                                    <w:bottom w:val="none" w:sz="0" w:space="0" w:color="auto"/>
                                                    <w:right w:val="none" w:sz="0" w:space="0" w:color="auto"/>
                                                  </w:divBdr>
                                                  <w:divsChild>
                                                    <w:div w:id="1312833887">
                                                      <w:marLeft w:val="0"/>
                                                      <w:marRight w:val="0"/>
                                                      <w:marTop w:val="0"/>
                                                      <w:marBottom w:val="0"/>
                                                      <w:divBdr>
                                                        <w:top w:val="none" w:sz="0" w:space="0" w:color="auto"/>
                                                        <w:left w:val="none" w:sz="0" w:space="0" w:color="auto"/>
                                                        <w:bottom w:val="none" w:sz="0" w:space="0" w:color="auto"/>
                                                        <w:right w:val="none" w:sz="0" w:space="0" w:color="auto"/>
                                                      </w:divBdr>
                                                    </w:div>
                                                    <w:div w:id="17126127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13746454">
                                          <w:marLeft w:val="0"/>
                                          <w:marRight w:val="0"/>
                                          <w:marTop w:val="0"/>
                                          <w:marBottom w:val="0"/>
                                          <w:divBdr>
                                            <w:top w:val="none" w:sz="0" w:space="0" w:color="auto"/>
                                            <w:left w:val="none" w:sz="0" w:space="0" w:color="auto"/>
                                            <w:bottom w:val="none" w:sz="0" w:space="0" w:color="auto"/>
                                            <w:right w:val="none" w:sz="0" w:space="0" w:color="auto"/>
                                          </w:divBdr>
                                          <w:divsChild>
                                            <w:div w:id="588973429">
                                              <w:marLeft w:val="0"/>
                                              <w:marRight w:val="0"/>
                                              <w:marTop w:val="0"/>
                                              <w:marBottom w:val="0"/>
                                              <w:divBdr>
                                                <w:top w:val="none" w:sz="0" w:space="0" w:color="auto"/>
                                                <w:left w:val="none" w:sz="0" w:space="0" w:color="auto"/>
                                                <w:bottom w:val="none" w:sz="0" w:space="0" w:color="auto"/>
                                                <w:right w:val="none" w:sz="0" w:space="0" w:color="auto"/>
                                              </w:divBdr>
                                              <w:divsChild>
                                                <w:div w:id="740713964">
                                                  <w:marLeft w:val="0"/>
                                                  <w:marRight w:val="0"/>
                                                  <w:marTop w:val="0"/>
                                                  <w:marBottom w:val="0"/>
                                                  <w:divBdr>
                                                    <w:top w:val="none" w:sz="0" w:space="0" w:color="auto"/>
                                                    <w:left w:val="none" w:sz="0" w:space="0" w:color="auto"/>
                                                    <w:bottom w:val="none" w:sz="0" w:space="0" w:color="auto"/>
                                                    <w:right w:val="none" w:sz="0" w:space="0" w:color="auto"/>
                                                  </w:divBdr>
                                                  <w:divsChild>
                                                    <w:div w:id="576790686">
                                                      <w:marLeft w:val="0"/>
                                                      <w:marRight w:val="0"/>
                                                      <w:marTop w:val="0"/>
                                                      <w:marBottom w:val="0"/>
                                                      <w:divBdr>
                                                        <w:top w:val="none" w:sz="0" w:space="0" w:color="auto"/>
                                                        <w:left w:val="none" w:sz="0" w:space="0" w:color="auto"/>
                                                        <w:bottom w:val="none" w:sz="0" w:space="0" w:color="auto"/>
                                                        <w:right w:val="none" w:sz="0" w:space="0" w:color="auto"/>
                                                      </w:divBdr>
                                                    </w:div>
                                                    <w:div w:id="16846286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5690162">
                                          <w:marLeft w:val="0"/>
                                          <w:marRight w:val="0"/>
                                          <w:marTop w:val="0"/>
                                          <w:marBottom w:val="0"/>
                                          <w:divBdr>
                                            <w:top w:val="none" w:sz="0" w:space="0" w:color="auto"/>
                                            <w:left w:val="none" w:sz="0" w:space="0" w:color="auto"/>
                                            <w:bottom w:val="none" w:sz="0" w:space="0" w:color="auto"/>
                                            <w:right w:val="none" w:sz="0" w:space="0" w:color="auto"/>
                                          </w:divBdr>
                                          <w:divsChild>
                                            <w:div w:id="138347737">
                                              <w:marLeft w:val="0"/>
                                              <w:marRight w:val="0"/>
                                              <w:marTop w:val="0"/>
                                              <w:marBottom w:val="0"/>
                                              <w:divBdr>
                                                <w:top w:val="none" w:sz="0" w:space="0" w:color="auto"/>
                                                <w:left w:val="none" w:sz="0" w:space="0" w:color="auto"/>
                                                <w:bottom w:val="none" w:sz="0" w:space="0" w:color="auto"/>
                                                <w:right w:val="none" w:sz="0" w:space="0" w:color="auto"/>
                                              </w:divBdr>
                                              <w:divsChild>
                                                <w:div w:id="615866178">
                                                  <w:marLeft w:val="0"/>
                                                  <w:marRight w:val="0"/>
                                                  <w:marTop w:val="0"/>
                                                  <w:marBottom w:val="0"/>
                                                  <w:divBdr>
                                                    <w:top w:val="none" w:sz="0" w:space="0" w:color="auto"/>
                                                    <w:left w:val="none" w:sz="0" w:space="0" w:color="auto"/>
                                                    <w:bottom w:val="none" w:sz="0" w:space="0" w:color="auto"/>
                                                    <w:right w:val="none" w:sz="0" w:space="0" w:color="auto"/>
                                                  </w:divBdr>
                                                  <w:divsChild>
                                                    <w:div w:id="1166895359">
                                                      <w:marLeft w:val="0"/>
                                                      <w:marRight w:val="0"/>
                                                      <w:marTop w:val="0"/>
                                                      <w:marBottom w:val="0"/>
                                                      <w:divBdr>
                                                        <w:top w:val="none" w:sz="0" w:space="0" w:color="auto"/>
                                                        <w:left w:val="none" w:sz="0" w:space="0" w:color="auto"/>
                                                        <w:bottom w:val="none" w:sz="0" w:space="0" w:color="auto"/>
                                                        <w:right w:val="none" w:sz="0" w:space="0" w:color="auto"/>
                                                      </w:divBdr>
                                                    </w:div>
                                                    <w:div w:id="6317179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83172609">
                                          <w:marLeft w:val="0"/>
                                          <w:marRight w:val="0"/>
                                          <w:marTop w:val="0"/>
                                          <w:marBottom w:val="0"/>
                                          <w:divBdr>
                                            <w:top w:val="none" w:sz="0" w:space="0" w:color="auto"/>
                                            <w:left w:val="none" w:sz="0" w:space="0" w:color="auto"/>
                                            <w:bottom w:val="none" w:sz="0" w:space="0" w:color="auto"/>
                                            <w:right w:val="none" w:sz="0" w:space="0" w:color="auto"/>
                                          </w:divBdr>
                                          <w:divsChild>
                                            <w:div w:id="1792090309">
                                              <w:marLeft w:val="0"/>
                                              <w:marRight w:val="0"/>
                                              <w:marTop w:val="0"/>
                                              <w:marBottom w:val="0"/>
                                              <w:divBdr>
                                                <w:top w:val="none" w:sz="0" w:space="0" w:color="auto"/>
                                                <w:left w:val="none" w:sz="0" w:space="0" w:color="auto"/>
                                                <w:bottom w:val="none" w:sz="0" w:space="0" w:color="auto"/>
                                                <w:right w:val="none" w:sz="0" w:space="0" w:color="auto"/>
                                              </w:divBdr>
                                              <w:divsChild>
                                                <w:div w:id="1301766754">
                                                  <w:marLeft w:val="0"/>
                                                  <w:marRight w:val="0"/>
                                                  <w:marTop w:val="0"/>
                                                  <w:marBottom w:val="0"/>
                                                  <w:divBdr>
                                                    <w:top w:val="none" w:sz="0" w:space="0" w:color="auto"/>
                                                    <w:left w:val="none" w:sz="0" w:space="0" w:color="auto"/>
                                                    <w:bottom w:val="none" w:sz="0" w:space="0" w:color="auto"/>
                                                    <w:right w:val="none" w:sz="0" w:space="0" w:color="auto"/>
                                                  </w:divBdr>
                                                  <w:divsChild>
                                                    <w:div w:id="473330456">
                                                      <w:marLeft w:val="0"/>
                                                      <w:marRight w:val="0"/>
                                                      <w:marTop w:val="0"/>
                                                      <w:marBottom w:val="0"/>
                                                      <w:divBdr>
                                                        <w:top w:val="none" w:sz="0" w:space="0" w:color="auto"/>
                                                        <w:left w:val="none" w:sz="0" w:space="0" w:color="auto"/>
                                                        <w:bottom w:val="none" w:sz="0" w:space="0" w:color="auto"/>
                                                        <w:right w:val="none" w:sz="0" w:space="0" w:color="auto"/>
                                                      </w:divBdr>
                                                    </w:div>
                                                    <w:div w:id="718596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82980153">
                                          <w:marLeft w:val="0"/>
                                          <w:marRight w:val="0"/>
                                          <w:marTop w:val="0"/>
                                          <w:marBottom w:val="0"/>
                                          <w:divBdr>
                                            <w:top w:val="none" w:sz="0" w:space="0" w:color="auto"/>
                                            <w:left w:val="none" w:sz="0" w:space="0" w:color="auto"/>
                                            <w:bottom w:val="none" w:sz="0" w:space="0" w:color="auto"/>
                                            <w:right w:val="none" w:sz="0" w:space="0" w:color="auto"/>
                                          </w:divBdr>
                                          <w:divsChild>
                                            <w:div w:id="708992860">
                                              <w:marLeft w:val="0"/>
                                              <w:marRight w:val="0"/>
                                              <w:marTop w:val="0"/>
                                              <w:marBottom w:val="0"/>
                                              <w:divBdr>
                                                <w:top w:val="none" w:sz="0" w:space="0" w:color="auto"/>
                                                <w:left w:val="none" w:sz="0" w:space="0" w:color="auto"/>
                                                <w:bottom w:val="none" w:sz="0" w:space="0" w:color="auto"/>
                                                <w:right w:val="none" w:sz="0" w:space="0" w:color="auto"/>
                                              </w:divBdr>
                                              <w:divsChild>
                                                <w:div w:id="1641809915">
                                                  <w:marLeft w:val="0"/>
                                                  <w:marRight w:val="0"/>
                                                  <w:marTop w:val="0"/>
                                                  <w:marBottom w:val="0"/>
                                                  <w:divBdr>
                                                    <w:top w:val="none" w:sz="0" w:space="0" w:color="auto"/>
                                                    <w:left w:val="none" w:sz="0" w:space="0" w:color="auto"/>
                                                    <w:bottom w:val="none" w:sz="0" w:space="0" w:color="auto"/>
                                                    <w:right w:val="none" w:sz="0" w:space="0" w:color="auto"/>
                                                  </w:divBdr>
                                                  <w:divsChild>
                                                    <w:div w:id="1250652988">
                                                      <w:marLeft w:val="0"/>
                                                      <w:marRight w:val="0"/>
                                                      <w:marTop w:val="0"/>
                                                      <w:marBottom w:val="0"/>
                                                      <w:divBdr>
                                                        <w:top w:val="none" w:sz="0" w:space="0" w:color="auto"/>
                                                        <w:left w:val="none" w:sz="0" w:space="0" w:color="auto"/>
                                                        <w:bottom w:val="none" w:sz="0" w:space="0" w:color="auto"/>
                                                        <w:right w:val="none" w:sz="0" w:space="0" w:color="auto"/>
                                                      </w:divBdr>
                                                    </w:div>
                                                    <w:div w:id="20925100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24606053">
                                          <w:marLeft w:val="0"/>
                                          <w:marRight w:val="0"/>
                                          <w:marTop w:val="0"/>
                                          <w:marBottom w:val="0"/>
                                          <w:divBdr>
                                            <w:top w:val="none" w:sz="0" w:space="0" w:color="auto"/>
                                            <w:left w:val="none" w:sz="0" w:space="0" w:color="auto"/>
                                            <w:bottom w:val="none" w:sz="0" w:space="0" w:color="auto"/>
                                            <w:right w:val="none" w:sz="0" w:space="0" w:color="auto"/>
                                          </w:divBdr>
                                          <w:divsChild>
                                            <w:div w:id="1506358008">
                                              <w:marLeft w:val="0"/>
                                              <w:marRight w:val="0"/>
                                              <w:marTop w:val="0"/>
                                              <w:marBottom w:val="0"/>
                                              <w:divBdr>
                                                <w:top w:val="none" w:sz="0" w:space="0" w:color="auto"/>
                                                <w:left w:val="none" w:sz="0" w:space="0" w:color="auto"/>
                                                <w:bottom w:val="none" w:sz="0" w:space="0" w:color="auto"/>
                                                <w:right w:val="none" w:sz="0" w:space="0" w:color="auto"/>
                                              </w:divBdr>
                                              <w:divsChild>
                                                <w:div w:id="836117222">
                                                  <w:marLeft w:val="0"/>
                                                  <w:marRight w:val="0"/>
                                                  <w:marTop w:val="0"/>
                                                  <w:marBottom w:val="0"/>
                                                  <w:divBdr>
                                                    <w:top w:val="none" w:sz="0" w:space="0" w:color="auto"/>
                                                    <w:left w:val="none" w:sz="0" w:space="0" w:color="auto"/>
                                                    <w:bottom w:val="none" w:sz="0" w:space="0" w:color="auto"/>
                                                    <w:right w:val="none" w:sz="0" w:space="0" w:color="auto"/>
                                                  </w:divBdr>
                                                  <w:divsChild>
                                                    <w:div w:id="742414271">
                                                      <w:marLeft w:val="0"/>
                                                      <w:marRight w:val="0"/>
                                                      <w:marTop w:val="0"/>
                                                      <w:marBottom w:val="0"/>
                                                      <w:divBdr>
                                                        <w:top w:val="none" w:sz="0" w:space="0" w:color="auto"/>
                                                        <w:left w:val="none" w:sz="0" w:space="0" w:color="auto"/>
                                                        <w:bottom w:val="none" w:sz="0" w:space="0" w:color="auto"/>
                                                        <w:right w:val="none" w:sz="0" w:space="0" w:color="auto"/>
                                                      </w:divBdr>
                                                    </w:div>
                                                    <w:div w:id="14642316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35361155">
                                          <w:marLeft w:val="0"/>
                                          <w:marRight w:val="0"/>
                                          <w:marTop w:val="0"/>
                                          <w:marBottom w:val="0"/>
                                          <w:divBdr>
                                            <w:top w:val="none" w:sz="0" w:space="0" w:color="auto"/>
                                            <w:left w:val="none" w:sz="0" w:space="0" w:color="auto"/>
                                            <w:bottom w:val="none" w:sz="0" w:space="0" w:color="auto"/>
                                            <w:right w:val="none" w:sz="0" w:space="0" w:color="auto"/>
                                          </w:divBdr>
                                          <w:divsChild>
                                            <w:div w:id="419836183">
                                              <w:marLeft w:val="0"/>
                                              <w:marRight w:val="0"/>
                                              <w:marTop w:val="0"/>
                                              <w:marBottom w:val="0"/>
                                              <w:divBdr>
                                                <w:top w:val="none" w:sz="0" w:space="0" w:color="auto"/>
                                                <w:left w:val="none" w:sz="0" w:space="0" w:color="auto"/>
                                                <w:bottom w:val="none" w:sz="0" w:space="0" w:color="auto"/>
                                                <w:right w:val="none" w:sz="0" w:space="0" w:color="auto"/>
                                              </w:divBdr>
                                              <w:divsChild>
                                                <w:div w:id="1970041741">
                                                  <w:marLeft w:val="0"/>
                                                  <w:marRight w:val="0"/>
                                                  <w:marTop w:val="0"/>
                                                  <w:marBottom w:val="0"/>
                                                  <w:divBdr>
                                                    <w:top w:val="none" w:sz="0" w:space="0" w:color="auto"/>
                                                    <w:left w:val="none" w:sz="0" w:space="0" w:color="auto"/>
                                                    <w:bottom w:val="none" w:sz="0" w:space="0" w:color="auto"/>
                                                    <w:right w:val="none" w:sz="0" w:space="0" w:color="auto"/>
                                                  </w:divBdr>
                                                  <w:divsChild>
                                                    <w:div w:id="902839150">
                                                      <w:marLeft w:val="0"/>
                                                      <w:marRight w:val="0"/>
                                                      <w:marTop w:val="0"/>
                                                      <w:marBottom w:val="0"/>
                                                      <w:divBdr>
                                                        <w:top w:val="none" w:sz="0" w:space="0" w:color="auto"/>
                                                        <w:left w:val="none" w:sz="0" w:space="0" w:color="auto"/>
                                                        <w:bottom w:val="none" w:sz="0" w:space="0" w:color="auto"/>
                                                        <w:right w:val="none" w:sz="0" w:space="0" w:color="auto"/>
                                                      </w:divBdr>
                                                    </w:div>
                                                    <w:div w:id="3521508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01696236">
                                          <w:marLeft w:val="0"/>
                                          <w:marRight w:val="0"/>
                                          <w:marTop w:val="0"/>
                                          <w:marBottom w:val="0"/>
                                          <w:divBdr>
                                            <w:top w:val="none" w:sz="0" w:space="0" w:color="auto"/>
                                            <w:left w:val="none" w:sz="0" w:space="0" w:color="auto"/>
                                            <w:bottom w:val="none" w:sz="0" w:space="0" w:color="auto"/>
                                            <w:right w:val="none" w:sz="0" w:space="0" w:color="auto"/>
                                          </w:divBdr>
                                          <w:divsChild>
                                            <w:div w:id="859009849">
                                              <w:marLeft w:val="0"/>
                                              <w:marRight w:val="0"/>
                                              <w:marTop w:val="0"/>
                                              <w:marBottom w:val="0"/>
                                              <w:divBdr>
                                                <w:top w:val="none" w:sz="0" w:space="0" w:color="auto"/>
                                                <w:left w:val="none" w:sz="0" w:space="0" w:color="auto"/>
                                                <w:bottom w:val="none" w:sz="0" w:space="0" w:color="auto"/>
                                                <w:right w:val="none" w:sz="0" w:space="0" w:color="auto"/>
                                              </w:divBdr>
                                              <w:divsChild>
                                                <w:div w:id="332923048">
                                                  <w:marLeft w:val="0"/>
                                                  <w:marRight w:val="0"/>
                                                  <w:marTop w:val="0"/>
                                                  <w:marBottom w:val="0"/>
                                                  <w:divBdr>
                                                    <w:top w:val="none" w:sz="0" w:space="0" w:color="auto"/>
                                                    <w:left w:val="none" w:sz="0" w:space="0" w:color="auto"/>
                                                    <w:bottom w:val="none" w:sz="0" w:space="0" w:color="auto"/>
                                                    <w:right w:val="none" w:sz="0" w:space="0" w:color="auto"/>
                                                  </w:divBdr>
                                                  <w:divsChild>
                                                    <w:div w:id="1300116226">
                                                      <w:marLeft w:val="0"/>
                                                      <w:marRight w:val="0"/>
                                                      <w:marTop w:val="0"/>
                                                      <w:marBottom w:val="0"/>
                                                      <w:divBdr>
                                                        <w:top w:val="none" w:sz="0" w:space="0" w:color="auto"/>
                                                        <w:left w:val="none" w:sz="0" w:space="0" w:color="auto"/>
                                                        <w:bottom w:val="none" w:sz="0" w:space="0" w:color="auto"/>
                                                        <w:right w:val="none" w:sz="0" w:space="0" w:color="auto"/>
                                                      </w:divBdr>
                                                    </w:div>
                                                    <w:div w:id="18485897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60423431">
                                          <w:marLeft w:val="0"/>
                                          <w:marRight w:val="0"/>
                                          <w:marTop w:val="0"/>
                                          <w:marBottom w:val="0"/>
                                          <w:divBdr>
                                            <w:top w:val="none" w:sz="0" w:space="0" w:color="auto"/>
                                            <w:left w:val="none" w:sz="0" w:space="0" w:color="auto"/>
                                            <w:bottom w:val="none" w:sz="0" w:space="0" w:color="auto"/>
                                            <w:right w:val="none" w:sz="0" w:space="0" w:color="auto"/>
                                          </w:divBdr>
                                          <w:divsChild>
                                            <w:div w:id="551967806">
                                              <w:marLeft w:val="0"/>
                                              <w:marRight w:val="0"/>
                                              <w:marTop w:val="0"/>
                                              <w:marBottom w:val="0"/>
                                              <w:divBdr>
                                                <w:top w:val="none" w:sz="0" w:space="0" w:color="auto"/>
                                                <w:left w:val="none" w:sz="0" w:space="0" w:color="auto"/>
                                                <w:bottom w:val="none" w:sz="0" w:space="0" w:color="auto"/>
                                                <w:right w:val="none" w:sz="0" w:space="0" w:color="auto"/>
                                              </w:divBdr>
                                              <w:divsChild>
                                                <w:div w:id="1525174495">
                                                  <w:marLeft w:val="0"/>
                                                  <w:marRight w:val="0"/>
                                                  <w:marTop w:val="0"/>
                                                  <w:marBottom w:val="0"/>
                                                  <w:divBdr>
                                                    <w:top w:val="none" w:sz="0" w:space="0" w:color="auto"/>
                                                    <w:left w:val="none" w:sz="0" w:space="0" w:color="auto"/>
                                                    <w:bottom w:val="none" w:sz="0" w:space="0" w:color="auto"/>
                                                    <w:right w:val="none" w:sz="0" w:space="0" w:color="auto"/>
                                                  </w:divBdr>
                                                  <w:divsChild>
                                                    <w:div w:id="2024089913">
                                                      <w:marLeft w:val="0"/>
                                                      <w:marRight w:val="0"/>
                                                      <w:marTop w:val="0"/>
                                                      <w:marBottom w:val="0"/>
                                                      <w:divBdr>
                                                        <w:top w:val="none" w:sz="0" w:space="0" w:color="auto"/>
                                                        <w:left w:val="none" w:sz="0" w:space="0" w:color="auto"/>
                                                        <w:bottom w:val="none" w:sz="0" w:space="0" w:color="auto"/>
                                                        <w:right w:val="none" w:sz="0" w:space="0" w:color="auto"/>
                                                      </w:divBdr>
                                                    </w:div>
                                                    <w:div w:id="20988209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52539198">
                                          <w:marLeft w:val="0"/>
                                          <w:marRight w:val="0"/>
                                          <w:marTop w:val="0"/>
                                          <w:marBottom w:val="0"/>
                                          <w:divBdr>
                                            <w:top w:val="none" w:sz="0" w:space="0" w:color="auto"/>
                                            <w:left w:val="none" w:sz="0" w:space="0" w:color="auto"/>
                                            <w:bottom w:val="none" w:sz="0" w:space="0" w:color="auto"/>
                                            <w:right w:val="none" w:sz="0" w:space="0" w:color="auto"/>
                                          </w:divBdr>
                                          <w:divsChild>
                                            <w:div w:id="1037386644">
                                              <w:marLeft w:val="0"/>
                                              <w:marRight w:val="0"/>
                                              <w:marTop w:val="0"/>
                                              <w:marBottom w:val="0"/>
                                              <w:divBdr>
                                                <w:top w:val="none" w:sz="0" w:space="0" w:color="auto"/>
                                                <w:left w:val="none" w:sz="0" w:space="0" w:color="auto"/>
                                                <w:bottom w:val="none" w:sz="0" w:space="0" w:color="auto"/>
                                                <w:right w:val="none" w:sz="0" w:space="0" w:color="auto"/>
                                              </w:divBdr>
                                              <w:divsChild>
                                                <w:div w:id="336812920">
                                                  <w:marLeft w:val="0"/>
                                                  <w:marRight w:val="0"/>
                                                  <w:marTop w:val="0"/>
                                                  <w:marBottom w:val="0"/>
                                                  <w:divBdr>
                                                    <w:top w:val="none" w:sz="0" w:space="0" w:color="auto"/>
                                                    <w:left w:val="none" w:sz="0" w:space="0" w:color="auto"/>
                                                    <w:bottom w:val="none" w:sz="0" w:space="0" w:color="auto"/>
                                                    <w:right w:val="none" w:sz="0" w:space="0" w:color="auto"/>
                                                  </w:divBdr>
                                                  <w:divsChild>
                                                    <w:div w:id="1663240364">
                                                      <w:marLeft w:val="0"/>
                                                      <w:marRight w:val="0"/>
                                                      <w:marTop w:val="0"/>
                                                      <w:marBottom w:val="0"/>
                                                      <w:divBdr>
                                                        <w:top w:val="none" w:sz="0" w:space="0" w:color="auto"/>
                                                        <w:left w:val="none" w:sz="0" w:space="0" w:color="auto"/>
                                                        <w:bottom w:val="none" w:sz="0" w:space="0" w:color="auto"/>
                                                        <w:right w:val="none" w:sz="0" w:space="0" w:color="auto"/>
                                                      </w:divBdr>
                                                    </w:div>
                                                    <w:div w:id="9760332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10045282">
                                          <w:marLeft w:val="0"/>
                                          <w:marRight w:val="0"/>
                                          <w:marTop w:val="0"/>
                                          <w:marBottom w:val="0"/>
                                          <w:divBdr>
                                            <w:top w:val="none" w:sz="0" w:space="0" w:color="auto"/>
                                            <w:left w:val="none" w:sz="0" w:space="0" w:color="auto"/>
                                            <w:bottom w:val="none" w:sz="0" w:space="0" w:color="auto"/>
                                            <w:right w:val="none" w:sz="0" w:space="0" w:color="auto"/>
                                          </w:divBdr>
                                          <w:divsChild>
                                            <w:div w:id="1539509108">
                                              <w:marLeft w:val="0"/>
                                              <w:marRight w:val="0"/>
                                              <w:marTop w:val="0"/>
                                              <w:marBottom w:val="0"/>
                                              <w:divBdr>
                                                <w:top w:val="none" w:sz="0" w:space="0" w:color="auto"/>
                                                <w:left w:val="none" w:sz="0" w:space="0" w:color="auto"/>
                                                <w:bottom w:val="none" w:sz="0" w:space="0" w:color="auto"/>
                                                <w:right w:val="none" w:sz="0" w:space="0" w:color="auto"/>
                                              </w:divBdr>
                                              <w:divsChild>
                                                <w:div w:id="1574856280">
                                                  <w:marLeft w:val="0"/>
                                                  <w:marRight w:val="0"/>
                                                  <w:marTop w:val="0"/>
                                                  <w:marBottom w:val="0"/>
                                                  <w:divBdr>
                                                    <w:top w:val="none" w:sz="0" w:space="0" w:color="auto"/>
                                                    <w:left w:val="none" w:sz="0" w:space="0" w:color="auto"/>
                                                    <w:bottom w:val="none" w:sz="0" w:space="0" w:color="auto"/>
                                                    <w:right w:val="none" w:sz="0" w:space="0" w:color="auto"/>
                                                  </w:divBdr>
                                                  <w:divsChild>
                                                    <w:div w:id="966543464">
                                                      <w:marLeft w:val="0"/>
                                                      <w:marRight w:val="0"/>
                                                      <w:marTop w:val="0"/>
                                                      <w:marBottom w:val="0"/>
                                                      <w:divBdr>
                                                        <w:top w:val="none" w:sz="0" w:space="0" w:color="auto"/>
                                                        <w:left w:val="none" w:sz="0" w:space="0" w:color="auto"/>
                                                        <w:bottom w:val="none" w:sz="0" w:space="0" w:color="auto"/>
                                                        <w:right w:val="none" w:sz="0" w:space="0" w:color="auto"/>
                                                      </w:divBdr>
                                                    </w:div>
                                                    <w:div w:id="17093336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2227745">
              <w:marLeft w:val="0"/>
              <w:marRight w:val="0"/>
              <w:marTop w:val="0"/>
              <w:marBottom w:val="0"/>
              <w:divBdr>
                <w:top w:val="none" w:sz="0" w:space="0" w:color="auto"/>
                <w:left w:val="none" w:sz="0" w:space="0" w:color="auto"/>
                <w:bottom w:val="none" w:sz="0" w:space="0" w:color="auto"/>
                <w:right w:val="none" w:sz="0" w:space="0" w:color="auto"/>
              </w:divBdr>
              <w:divsChild>
                <w:div w:id="1416973525">
                  <w:marLeft w:val="0"/>
                  <w:marRight w:val="0"/>
                  <w:marTop w:val="0"/>
                  <w:marBottom w:val="0"/>
                  <w:divBdr>
                    <w:top w:val="none" w:sz="0" w:space="0" w:color="auto"/>
                    <w:left w:val="none" w:sz="0" w:space="0" w:color="auto"/>
                    <w:bottom w:val="none" w:sz="0" w:space="0" w:color="auto"/>
                    <w:right w:val="none" w:sz="0" w:space="0" w:color="auto"/>
                  </w:divBdr>
                  <w:divsChild>
                    <w:div w:id="1330868878">
                      <w:marLeft w:val="0"/>
                      <w:marRight w:val="0"/>
                      <w:marTop w:val="0"/>
                      <w:marBottom w:val="0"/>
                      <w:divBdr>
                        <w:top w:val="none" w:sz="0" w:space="0" w:color="auto"/>
                        <w:left w:val="none" w:sz="0" w:space="0" w:color="auto"/>
                        <w:bottom w:val="none" w:sz="0" w:space="0" w:color="auto"/>
                        <w:right w:val="none" w:sz="0" w:space="0" w:color="auto"/>
                      </w:divBdr>
                      <w:divsChild>
                        <w:div w:id="5841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02465">
              <w:marLeft w:val="0"/>
              <w:marRight w:val="0"/>
              <w:marTop w:val="0"/>
              <w:marBottom w:val="0"/>
              <w:divBdr>
                <w:top w:val="none" w:sz="0" w:space="0" w:color="auto"/>
                <w:left w:val="none" w:sz="0" w:space="0" w:color="auto"/>
                <w:bottom w:val="none" w:sz="0" w:space="0" w:color="auto"/>
                <w:right w:val="none" w:sz="0" w:space="0" w:color="auto"/>
              </w:divBdr>
            </w:div>
            <w:div w:id="1027369731">
              <w:marLeft w:val="0"/>
              <w:marRight w:val="0"/>
              <w:marTop w:val="0"/>
              <w:marBottom w:val="0"/>
              <w:divBdr>
                <w:top w:val="none" w:sz="0" w:space="0" w:color="auto"/>
                <w:left w:val="none" w:sz="0" w:space="0" w:color="auto"/>
                <w:bottom w:val="none" w:sz="0" w:space="0" w:color="auto"/>
                <w:right w:val="none" w:sz="0" w:space="0" w:color="auto"/>
              </w:divBdr>
              <w:divsChild>
                <w:div w:id="1575772252">
                  <w:marLeft w:val="0"/>
                  <w:marRight w:val="0"/>
                  <w:marTop w:val="0"/>
                  <w:marBottom w:val="0"/>
                  <w:divBdr>
                    <w:top w:val="none" w:sz="0" w:space="0" w:color="auto"/>
                    <w:left w:val="none" w:sz="0" w:space="0" w:color="auto"/>
                    <w:bottom w:val="none" w:sz="0" w:space="0" w:color="auto"/>
                    <w:right w:val="none" w:sz="0" w:space="0" w:color="auto"/>
                  </w:divBdr>
                  <w:divsChild>
                    <w:div w:id="1087992920">
                      <w:marLeft w:val="0"/>
                      <w:marRight w:val="0"/>
                      <w:marTop w:val="0"/>
                      <w:marBottom w:val="0"/>
                      <w:divBdr>
                        <w:top w:val="none" w:sz="0" w:space="0" w:color="auto"/>
                        <w:left w:val="none" w:sz="0" w:space="0" w:color="auto"/>
                        <w:bottom w:val="none" w:sz="0" w:space="0" w:color="auto"/>
                        <w:right w:val="none" w:sz="0" w:space="0" w:color="auto"/>
                      </w:divBdr>
                      <w:divsChild>
                        <w:div w:id="110052959">
                          <w:marLeft w:val="0"/>
                          <w:marRight w:val="0"/>
                          <w:marTop w:val="0"/>
                          <w:marBottom w:val="0"/>
                          <w:divBdr>
                            <w:top w:val="none" w:sz="0" w:space="0" w:color="auto"/>
                            <w:left w:val="none" w:sz="0" w:space="0" w:color="auto"/>
                            <w:bottom w:val="none" w:sz="0" w:space="0" w:color="auto"/>
                            <w:right w:val="none" w:sz="0" w:space="0" w:color="auto"/>
                          </w:divBdr>
                          <w:divsChild>
                            <w:div w:id="574441834">
                              <w:marLeft w:val="0"/>
                              <w:marRight w:val="0"/>
                              <w:marTop w:val="0"/>
                              <w:marBottom w:val="0"/>
                              <w:divBdr>
                                <w:top w:val="none" w:sz="0" w:space="0" w:color="auto"/>
                                <w:left w:val="none" w:sz="0" w:space="0" w:color="auto"/>
                                <w:bottom w:val="none" w:sz="0" w:space="0" w:color="auto"/>
                                <w:right w:val="none" w:sz="0" w:space="0" w:color="auto"/>
                              </w:divBdr>
                              <w:divsChild>
                                <w:div w:id="1106730315">
                                  <w:marLeft w:val="0"/>
                                  <w:marRight w:val="0"/>
                                  <w:marTop w:val="0"/>
                                  <w:marBottom w:val="0"/>
                                  <w:divBdr>
                                    <w:top w:val="none" w:sz="0" w:space="0" w:color="auto"/>
                                    <w:left w:val="none" w:sz="0" w:space="0" w:color="auto"/>
                                    <w:bottom w:val="none" w:sz="0" w:space="0" w:color="auto"/>
                                    <w:right w:val="none" w:sz="0" w:space="0" w:color="auto"/>
                                  </w:divBdr>
                                  <w:divsChild>
                                    <w:div w:id="13174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82055">
                      <w:marLeft w:val="0"/>
                      <w:marRight w:val="0"/>
                      <w:marTop w:val="0"/>
                      <w:marBottom w:val="0"/>
                      <w:divBdr>
                        <w:top w:val="none" w:sz="0" w:space="0" w:color="auto"/>
                        <w:left w:val="none" w:sz="0" w:space="0" w:color="auto"/>
                        <w:bottom w:val="none" w:sz="0" w:space="0" w:color="auto"/>
                        <w:right w:val="none" w:sz="0" w:space="0" w:color="auto"/>
                      </w:divBdr>
                      <w:divsChild>
                        <w:div w:id="2131196561">
                          <w:marLeft w:val="0"/>
                          <w:marRight w:val="0"/>
                          <w:marTop w:val="0"/>
                          <w:marBottom w:val="0"/>
                          <w:divBdr>
                            <w:top w:val="none" w:sz="0" w:space="0" w:color="auto"/>
                            <w:left w:val="none" w:sz="0" w:space="0" w:color="auto"/>
                            <w:bottom w:val="none" w:sz="0" w:space="0" w:color="auto"/>
                            <w:right w:val="none" w:sz="0" w:space="0" w:color="auto"/>
                          </w:divBdr>
                          <w:divsChild>
                            <w:div w:id="1859343446">
                              <w:marLeft w:val="0"/>
                              <w:marRight w:val="0"/>
                              <w:marTop w:val="0"/>
                              <w:marBottom w:val="0"/>
                              <w:divBdr>
                                <w:top w:val="none" w:sz="0" w:space="0" w:color="auto"/>
                                <w:left w:val="none" w:sz="0" w:space="0" w:color="auto"/>
                                <w:bottom w:val="none" w:sz="0" w:space="0" w:color="auto"/>
                                <w:right w:val="none" w:sz="0" w:space="0" w:color="auto"/>
                              </w:divBdr>
                              <w:divsChild>
                                <w:div w:id="650716369">
                                  <w:marLeft w:val="0"/>
                                  <w:marRight w:val="0"/>
                                  <w:marTop w:val="0"/>
                                  <w:marBottom w:val="0"/>
                                  <w:divBdr>
                                    <w:top w:val="none" w:sz="0" w:space="0" w:color="auto"/>
                                    <w:left w:val="none" w:sz="0" w:space="0" w:color="auto"/>
                                    <w:bottom w:val="none" w:sz="0" w:space="0" w:color="auto"/>
                                    <w:right w:val="none" w:sz="0" w:space="0" w:color="auto"/>
                                  </w:divBdr>
                                  <w:divsChild>
                                    <w:div w:id="19228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968163">
                      <w:marLeft w:val="0"/>
                      <w:marRight w:val="0"/>
                      <w:marTop w:val="0"/>
                      <w:marBottom w:val="0"/>
                      <w:divBdr>
                        <w:top w:val="none" w:sz="0" w:space="0" w:color="auto"/>
                        <w:left w:val="none" w:sz="0" w:space="0" w:color="auto"/>
                        <w:bottom w:val="none" w:sz="0" w:space="0" w:color="auto"/>
                        <w:right w:val="none" w:sz="0" w:space="0" w:color="auto"/>
                      </w:divBdr>
                      <w:divsChild>
                        <w:div w:id="510023829">
                          <w:marLeft w:val="0"/>
                          <w:marRight w:val="0"/>
                          <w:marTop w:val="0"/>
                          <w:marBottom w:val="0"/>
                          <w:divBdr>
                            <w:top w:val="none" w:sz="0" w:space="0" w:color="auto"/>
                            <w:left w:val="none" w:sz="0" w:space="0" w:color="auto"/>
                            <w:bottom w:val="none" w:sz="0" w:space="0" w:color="auto"/>
                            <w:right w:val="none" w:sz="0" w:space="0" w:color="auto"/>
                          </w:divBdr>
                          <w:divsChild>
                            <w:div w:id="1195535662">
                              <w:marLeft w:val="0"/>
                              <w:marRight w:val="0"/>
                              <w:marTop w:val="0"/>
                              <w:marBottom w:val="0"/>
                              <w:divBdr>
                                <w:top w:val="none" w:sz="0" w:space="0" w:color="auto"/>
                                <w:left w:val="none" w:sz="0" w:space="0" w:color="auto"/>
                                <w:bottom w:val="none" w:sz="0" w:space="0" w:color="auto"/>
                                <w:right w:val="none" w:sz="0" w:space="0" w:color="auto"/>
                              </w:divBdr>
                              <w:divsChild>
                                <w:div w:id="831213936">
                                  <w:marLeft w:val="0"/>
                                  <w:marRight w:val="0"/>
                                  <w:marTop w:val="0"/>
                                  <w:marBottom w:val="0"/>
                                  <w:divBdr>
                                    <w:top w:val="none" w:sz="0" w:space="0" w:color="auto"/>
                                    <w:left w:val="none" w:sz="0" w:space="0" w:color="auto"/>
                                    <w:bottom w:val="none" w:sz="0" w:space="0" w:color="auto"/>
                                    <w:right w:val="none" w:sz="0" w:space="0" w:color="auto"/>
                                  </w:divBdr>
                                  <w:divsChild>
                                    <w:div w:id="3394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953649">
                      <w:marLeft w:val="0"/>
                      <w:marRight w:val="0"/>
                      <w:marTop w:val="0"/>
                      <w:marBottom w:val="0"/>
                      <w:divBdr>
                        <w:top w:val="none" w:sz="0" w:space="0" w:color="auto"/>
                        <w:left w:val="none" w:sz="0" w:space="0" w:color="auto"/>
                        <w:bottom w:val="none" w:sz="0" w:space="0" w:color="auto"/>
                        <w:right w:val="none" w:sz="0" w:space="0" w:color="auto"/>
                      </w:divBdr>
                      <w:divsChild>
                        <w:div w:id="995764409">
                          <w:marLeft w:val="0"/>
                          <w:marRight w:val="0"/>
                          <w:marTop w:val="0"/>
                          <w:marBottom w:val="0"/>
                          <w:divBdr>
                            <w:top w:val="none" w:sz="0" w:space="0" w:color="auto"/>
                            <w:left w:val="none" w:sz="0" w:space="0" w:color="auto"/>
                            <w:bottom w:val="none" w:sz="0" w:space="0" w:color="auto"/>
                            <w:right w:val="none" w:sz="0" w:space="0" w:color="auto"/>
                          </w:divBdr>
                          <w:divsChild>
                            <w:div w:id="17410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6571">
              <w:marLeft w:val="0"/>
              <w:marRight w:val="0"/>
              <w:marTop w:val="0"/>
              <w:marBottom w:val="0"/>
              <w:divBdr>
                <w:top w:val="none" w:sz="0" w:space="0" w:color="auto"/>
                <w:left w:val="none" w:sz="0" w:space="0" w:color="auto"/>
                <w:bottom w:val="none" w:sz="0" w:space="0" w:color="auto"/>
                <w:right w:val="none" w:sz="0" w:space="0" w:color="auto"/>
              </w:divBdr>
              <w:divsChild>
                <w:div w:id="904536083">
                  <w:marLeft w:val="0"/>
                  <w:marRight w:val="0"/>
                  <w:marTop w:val="0"/>
                  <w:marBottom w:val="0"/>
                  <w:divBdr>
                    <w:top w:val="none" w:sz="0" w:space="0" w:color="auto"/>
                    <w:left w:val="none" w:sz="0" w:space="0" w:color="auto"/>
                    <w:bottom w:val="none" w:sz="0" w:space="0" w:color="auto"/>
                    <w:right w:val="none" w:sz="0" w:space="0" w:color="auto"/>
                  </w:divBdr>
                  <w:divsChild>
                    <w:div w:id="1930919150">
                      <w:marLeft w:val="0"/>
                      <w:marRight w:val="0"/>
                      <w:marTop w:val="0"/>
                      <w:marBottom w:val="0"/>
                      <w:divBdr>
                        <w:top w:val="none" w:sz="0" w:space="0" w:color="auto"/>
                        <w:left w:val="none" w:sz="0" w:space="0" w:color="auto"/>
                        <w:bottom w:val="none" w:sz="0" w:space="0" w:color="auto"/>
                        <w:right w:val="none" w:sz="0" w:space="0" w:color="auto"/>
                      </w:divBdr>
                    </w:div>
                    <w:div w:id="1174151719">
                      <w:marLeft w:val="0"/>
                      <w:marRight w:val="0"/>
                      <w:marTop w:val="0"/>
                      <w:marBottom w:val="0"/>
                      <w:divBdr>
                        <w:top w:val="none" w:sz="0" w:space="0" w:color="auto"/>
                        <w:left w:val="none" w:sz="0" w:space="0" w:color="auto"/>
                        <w:bottom w:val="none" w:sz="0" w:space="0" w:color="auto"/>
                        <w:right w:val="none" w:sz="0" w:space="0" w:color="auto"/>
                      </w:divBdr>
                      <w:divsChild>
                        <w:div w:id="1509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883659">
          <w:marLeft w:val="0"/>
          <w:marRight w:val="0"/>
          <w:marTop w:val="0"/>
          <w:marBottom w:val="0"/>
          <w:divBdr>
            <w:top w:val="none" w:sz="0" w:space="0" w:color="auto"/>
            <w:left w:val="none" w:sz="0" w:space="0" w:color="auto"/>
            <w:bottom w:val="none" w:sz="0" w:space="0" w:color="auto"/>
            <w:right w:val="none" w:sz="0" w:space="0" w:color="auto"/>
          </w:divBdr>
        </w:div>
        <w:div w:id="777140187">
          <w:marLeft w:val="0"/>
          <w:marRight w:val="0"/>
          <w:marTop w:val="0"/>
          <w:marBottom w:val="0"/>
          <w:divBdr>
            <w:top w:val="none" w:sz="0" w:space="0" w:color="auto"/>
            <w:left w:val="none" w:sz="0" w:space="0" w:color="auto"/>
            <w:bottom w:val="none" w:sz="0" w:space="0" w:color="auto"/>
            <w:right w:val="none" w:sz="0" w:space="0" w:color="auto"/>
          </w:divBdr>
          <w:divsChild>
            <w:div w:id="1477187967">
              <w:marLeft w:val="0"/>
              <w:marRight w:val="0"/>
              <w:marTop w:val="240"/>
              <w:marBottom w:val="240"/>
              <w:divBdr>
                <w:top w:val="none" w:sz="0" w:space="0" w:color="auto"/>
                <w:left w:val="none" w:sz="0" w:space="0" w:color="auto"/>
                <w:bottom w:val="none" w:sz="0" w:space="0" w:color="auto"/>
                <w:right w:val="none" w:sz="0" w:space="0" w:color="auto"/>
              </w:divBdr>
              <w:divsChild>
                <w:div w:id="1527213763">
                  <w:marLeft w:val="0"/>
                  <w:marRight w:val="0"/>
                  <w:marTop w:val="0"/>
                  <w:marBottom w:val="0"/>
                  <w:divBdr>
                    <w:top w:val="none" w:sz="0" w:space="0" w:color="auto"/>
                    <w:left w:val="none" w:sz="0" w:space="0" w:color="auto"/>
                    <w:bottom w:val="none" w:sz="0" w:space="0" w:color="auto"/>
                    <w:right w:val="none" w:sz="0" w:space="0" w:color="auto"/>
                  </w:divBdr>
                  <w:divsChild>
                    <w:div w:id="1858423602">
                      <w:marLeft w:val="0"/>
                      <w:marRight w:val="0"/>
                      <w:marTop w:val="0"/>
                      <w:marBottom w:val="0"/>
                      <w:divBdr>
                        <w:top w:val="none" w:sz="0" w:space="0" w:color="auto"/>
                        <w:left w:val="none" w:sz="0" w:space="0" w:color="auto"/>
                        <w:bottom w:val="none" w:sz="0" w:space="0" w:color="auto"/>
                        <w:right w:val="none" w:sz="0" w:space="0" w:color="auto"/>
                      </w:divBdr>
                      <w:divsChild>
                        <w:div w:id="1962303431">
                          <w:marLeft w:val="0"/>
                          <w:marRight w:val="0"/>
                          <w:marTop w:val="0"/>
                          <w:marBottom w:val="0"/>
                          <w:divBdr>
                            <w:top w:val="none" w:sz="0" w:space="0" w:color="auto"/>
                            <w:left w:val="none" w:sz="0" w:space="0" w:color="auto"/>
                            <w:bottom w:val="none" w:sz="0" w:space="0" w:color="auto"/>
                            <w:right w:val="none" w:sz="0" w:space="0" w:color="auto"/>
                          </w:divBdr>
                          <w:divsChild>
                            <w:div w:id="1211068800">
                              <w:marLeft w:val="0"/>
                              <w:marRight w:val="0"/>
                              <w:marTop w:val="0"/>
                              <w:marBottom w:val="0"/>
                              <w:divBdr>
                                <w:top w:val="none" w:sz="0" w:space="0" w:color="auto"/>
                                <w:left w:val="none" w:sz="0" w:space="0" w:color="auto"/>
                                <w:bottom w:val="none" w:sz="0" w:space="0" w:color="auto"/>
                                <w:right w:val="none" w:sz="0" w:space="0" w:color="auto"/>
                              </w:divBdr>
                              <w:divsChild>
                                <w:div w:id="20950557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064221">
      <w:bodyDiv w:val="1"/>
      <w:marLeft w:val="0"/>
      <w:marRight w:val="0"/>
      <w:marTop w:val="0"/>
      <w:marBottom w:val="0"/>
      <w:divBdr>
        <w:top w:val="none" w:sz="0" w:space="0" w:color="auto"/>
        <w:left w:val="none" w:sz="0" w:space="0" w:color="auto"/>
        <w:bottom w:val="none" w:sz="0" w:space="0" w:color="auto"/>
        <w:right w:val="none" w:sz="0" w:space="0" w:color="auto"/>
      </w:divBdr>
      <w:divsChild>
        <w:div w:id="1551768057">
          <w:marLeft w:val="0"/>
          <w:marRight w:val="0"/>
          <w:marTop w:val="0"/>
          <w:marBottom w:val="0"/>
          <w:divBdr>
            <w:top w:val="none" w:sz="0" w:space="0" w:color="auto"/>
            <w:left w:val="none" w:sz="0" w:space="0" w:color="auto"/>
            <w:bottom w:val="none" w:sz="0" w:space="0" w:color="auto"/>
            <w:right w:val="none" w:sz="0" w:space="0" w:color="auto"/>
          </w:divBdr>
          <w:divsChild>
            <w:div w:id="749693408">
              <w:marLeft w:val="0"/>
              <w:marRight w:val="0"/>
              <w:marTop w:val="120"/>
              <w:marBottom w:val="0"/>
              <w:divBdr>
                <w:top w:val="none" w:sz="0" w:space="0" w:color="auto"/>
                <w:left w:val="none" w:sz="0" w:space="0" w:color="auto"/>
                <w:bottom w:val="none" w:sz="0" w:space="0" w:color="auto"/>
                <w:right w:val="none" w:sz="0" w:space="0" w:color="auto"/>
              </w:divBdr>
            </w:div>
          </w:divsChild>
        </w:div>
        <w:div w:id="664824418">
          <w:marLeft w:val="0"/>
          <w:marRight w:val="0"/>
          <w:marTop w:val="0"/>
          <w:marBottom w:val="0"/>
          <w:divBdr>
            <w:top w:val="none" w:sz="0" w:space="0" w:color="auto"/>
            <w:left w:val="none" w:sz="0" w:space="0" w:color="auto"/>
            <w:bottom w:val="single" w:sz="6" w:space="0" w:color="E0E0E0"/>
            <w:right w:val="none" w:sz="0" w:space="0" w:color="auto"/>
          </w:divBdr>
          <w:divsChild>
            <w:div w:id="189992408">
              <w:marLeft w:val="0"/>
              <w:marRight w:val="0"/>
              <w:marTop w:val="0"/>
              <w:marBottom w:val="0"/>
              <w:divBdr>
                <w:top w:val="none" w:sz="0" w:space="0" w:color="auto"/>
                <w:left w:val="none" w:sz="0" w:space="0" w:color="auto"/>
                <w:bottom w:val="none" w:sz="0" w:space="0" w:color="auto"/>
                <w:right w:val="none" w:sz="0" w:space="0" w:color="auto"/>
              </w:divBdr>
              <w:divsChild>
                <w:div w:id="1479804165">
                  <w:marLeft w:val="0"/>
                  <w:marRight w:val="0"/>
                  <w:marTop w:val="0"/>
                  <w:marBottom w:val="0"/>
                  <w:divBdr>
                    <w:top w:val="none" w:sz="0" w:space="0" w:color="auto"/>
                    <w:left w:val="none" w:sz="0" w:space="0" w:color="auto"/>
                    <w:bottom w:val="none" w:sz="0" w:space="0" w:color="auto"/>
                    <w:right w:val="none" w:sz="0" w:space="0" w:color="auto"/>
                  </w:divBdr>
                  <w:divsChild>
                    <w:div w:id="2011642940">
                      <w:marLeft w:val="0"/>
                      <w:marRight w:val="0"/>
                      <w:marTop w:val="0"/>
                      <w:marBottom w:val="0"/>
                      <w:divBdr>
                        <w:top w:val="none" w:sz="0" w:space="0" w:color="auto"/>
                        <w:left w:val="none" w:sz="0" w:space="0" w:color="auto"/>
                        <w:bottom w:val="none" w:sz="0" w:space="0" w:color="auto"/>
                        <w:right w:val="none" w:sz="0" w:space="0" w:color="auto"/>
                      </w:divBdr>
                      <w:divsChild>
                        <w:div w:id="1693874106">
                          <w:marLeft w:val="0"/>
                          <w:marRight w:val="0"/>
                          <w:marTop w:val="0"/>
                          <w:marBottom w:val="0"/>
                          <w:divBdr>
                            <w:top w:val="none" w:sz="0" w:space="0" w:color="auto"/>
                            <w:left w:val="none" w:sz="0" w:space="0" w:color="auto"/>
                            <w:bottom w:val="none" w:sz="0" w:space="0" w:color="auto"/>
                            <w:right w:val="none" w:sz="0" w:space="0" w:color="auto"/>
                          </w:divBdr>
                        </w:div>
                        <w:div w:id="13876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95109">
          <w:marLeft w:val="0"/>
          <w:marRight w:val="0"/>
          <w:marTop w:val="0"/>
          <w:marBottom w:val="0"/>
          <w:divBdr>
            <w:top w:val="none" w:sz="0" w:space="0" w:color="auto"/>
            <w:left w:val="none" w:sz="0" w:space="0" w:color="auto"/>
            <w:bottom w:val="single" w:sz="6" w:space="0" w:color="E1E0E1"/>
            <w:right w:val="none" w:sz="0" w:space="0" w:color="auto"/>
          </w:divBdr>
          <w:divsChild>
            <w:div w:id="1456409196">
              <w:marLeft w:val="0"/>
              <w:marRight w:val="0"/>
              <w:marTop w:val="0"/>
              <w:marBottom w:val="0"/>
              <w:divBdr>
                <w:top w:val="none" w:sz="0" w:space="0" w:color="auto"/>
                <w:left w:val="none" w:sz="0" w:space="0" w:color="auto"/>
                <w:bottom w:val="none" w:sz="0" w:space="0" w:color="auto"/>
                <w:right w:val="none" w:sz="0" w:space="0" w:color="auto"/>
              </w:divBdr>
            </w:div>
          </w:divsChild>
        </w:div>
        <w:div w:id="874657564">
          <w:marLeft w:val="0"/>
          <w:marRight w:val="0"/>
          <w:marTop w:val="0"/>
          <w:marBottom w:val="0"/>
          <w:divBdr>
            <w:top w:val="none" w:sz="0" w:space="0" w:color="auto"/>
            <w:left w:val="none" w:sz="0" w:space="0" w:color="auto"/>
            <w:bottom w:val="none" w:sz="0" w:space="0" w:color="auto"/>
            <w:right w:val="none" w:sz="0" w:space="0" w:color="auto"/>
          </w:divBdr>
        </w:div>
        <w:div w:id="685182229">
          <w:marLeft w:val="0"/>
          <w:marRight w:val="0"/>
          <w:marTop w:val="0"/>
          <w:marBottom w:val="0"/>
          <w:divBdr>
            <w:top w:val="none" w:sz="0" w:space="0" w:color="auto"/>
            <w:left w:val="none" w:sz="0" w:space="0" w:color="auto"/>
            <w:bottom w:val="single" w:sz="6" w:space="12" w:color="E0E0E0"/>
            <w:right w:val="none" w:sz="0" w:space="0" w:color="auto"/>
          </w:divBdr>
          <w:divsChild>
            <w:div w:id="442043033">
              <w:marLeft w:val="0"/>
              <w:marRight w:val="240"/>
              <w:marTop w:val="0"/>
              <w:marBottom w:val="0"/>
              <w:divBdr>
                <w:top w:val="none" w:sz="0" w:space="0" w:color="auto"/>
                <w:left w:val="none" w:sz="0" w:space="0" w:color="auto"/>
                <w:bottom w:val="none" w:sz="0" w:space="0" w:color="auto"/>
                <w:right w:val="none" w:sz="0" w:space="0" w:color="auto"/>
              </w:divBdr>
              <w:divsChild>
                <w:div w:id="1220020276">
                  <w:marLeft w:val="0"/>
                  <w:marRight w:val="0"/>
                  <w:marTop w:val="0"/>
                  <w:marBottom w:val="0"/>
                  <w:divBdr>
                    <w:top w:val="none" w:sz="0" w:space="0" w:color="auto"/>
                    <w:left w:val="none" w:sz="0" w:space="0" w:color="auto"/>
                    <w:bottom w:val="none" w:sz="0" w:space="0" w:color="auto"/>
                    <w:right w:val="none" w:sz="0" w:space="0" w:color="auto"/>
                  </w:divBdr>
                </w:div>
                <w:div w:id="124198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63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image" Target="media/image2.png"/><Relationship Id="rId42" Type="http://schemas.openxmlformats.org/officeDocument/2006/relationships/hyperlink" Target="https://snapcraze.co.za/product/samsung-galaxy-a31-128gb-prism-crush-black/" TargetMode="External"/><Relationship Id="rId47" Type="http://schemas.openxmlformats.org/officeDocument/2006/relationships/hyperlink" Target="https://snapcraze.co.za/product/apple-iphone-11-64gb-black/" TargetMode="External"/><Relationship Id="rId63" Type="http://schemas.openxmlformats.org/officeDocument/2006/relationships/image" Target="media/image17.jpeg"/><Relationship Id="rId68" Type="http://schemas.openxmlformats.org/officeDocument/2006/relationships/image" Target="media/image18.jpeg"/><Relationship Id="rId84" Type="http://schemas.openxmlformats.org/officeDocument/2006/relationships/hyperlink" Target="https://snapcraze.co.za/product/huawei-p40-lite-dual-sim-128gb-crush-green/" TargetMode="External"/><Relationship Id="rId89" Type="http://schemas.openxmlformats.org/officeDocument/2006/relationships/hyperlink" Target="https://snapcraze.co.za/product/samsung-galaxy-watch-active-2-lte-44mm-black/" TargetMode="External"/><Relationship Id="rId7" Type="http://schemas.openxmlformats.org/officeDocument/2006/relationships/hyperlink" Target="https://snapcraze.co.za/product-category/smartphones/apple/" TargetMode="External"/><Relationship Id="rId71" Type="http://schemas.openxmlformats.org/officeDocument/2006/relationships/hyperlink" Target="https://snapcraze.co.za/product/apple-iphone-11-256gb-white/" TargetMode="External"/><Relationship Id="rId92" Type="http://schemas.openxmlformats.org/officeDocument/2006/relationships/hyperlink" Target="https://snapcraze.co.za/product/samsung-galaxy-watch-active-2-lte-44mm-black/" TargetMode="External"/><Relationship Id="rId2" Type="http://schemas.openxmlformats.org/officeDocument/2006/relationships/styles" Target="styles.xml"/><Relationship Id="rId16" Type="http://schemas.openxmlformats.org/officeDocument/2006/relationships/hyperlink" Target="https://snapcraze.co.za/product-tag/product-red/" TargetMode="External"/><Relationship Id="rId29" Type="http://schemas.openxmlformats.org/officeDocument/2006/relationships/control" Target="activeX/activeX2.xml"/><Relationship Id="rId11" Type="http://schemas.openxmlformats.org/officeDocument/2006/relationships/hyperlink" Target="https://snapcraze.co.za/product-tag/a14/" TargetMode="External"/><Relationship Id="rId24" Type="http://schemas.openxmlformats.org/officeDocument/2006/relationships/image" Target="media/image5.png"/><Relationship Id="rId32" Type="http://schemas.openxmlformats.org/officeDocument/2006/relationships/control" Target="activeX/activeX4.xml"/><Relationship Id="rId37" Type="http://schemas.openxmlformats.org/officeDocument/2006/relationships/hyperlink" Target="https://snapcraze.co.za/product/samsung-galaxy-a51-128gb-prism-crush-black/" TargetMode="External"/><Relationship Id="rId40" Type="http://schemas.openxmlformats.org/officeDocument/2006/relationships/hyperlink" Target="https://snapcraze.co.za/product/samsung-galaxy-a51-128gb-prism-crush-black/" TargetMode="External"/><Relationship Id="rId45" Type="http://schemas.openxmlformats.org/officeDocument/2006/relationships/hyperlink" Target="https://snapcraze.co.za/product/samsung-galaxy-a31-128gb-prism-crush-black/" TargetMode="External"/><Relationship Id="rId53" Type="http://schemas.openxmlformats.org/officeDocument/2006/relationships/image" Target="media/image15.jpeg"/><Relationship Id="rId58" Type="http://schemas.openxmlformats.org/officeDocument/2006/relationships/image" Target="media/image16.jpeg"/><Relationship Id="rId66" Type="http://schemas.openxmlformats.org/officeDocument/2006/relationships/hyperlink" Target="https://snapcraze.co.za/product/huawei-p40-lite-dual-sim-128gb-midnight-black/" TargetMode="External"/><Relationship Id="rId74" Type="http://schemas.openxmlformats.org/officeDocument/2006/relationships/image" Target="media/image20.jpeg"/><Relationship Id="rId79" Type="http://schemas.openxmlformats.org/officeDocument/2006/relationships/image" Target="media/image21.jpeg"/><Relationship Id="rId87" Type="http://schemas.openxmlformats.org/officeDocument/2006/relationships/hyperlink" Target="https://snapcraze.co.za/product/huawei-p40-lite-dual-sim-128gb-crush-green/" TargetMode="External"/><Relationship Id="rId102" Type="http://schemas.openxmlformats.org/officeDocument/2006/relationships/image" Target="media/image29.jpeg"/><Relationship Id="rId5" Type="http://schemas.openxmlformats.org/officeDocument/2006/relationships/hyperlink" Target="https://www.takealot.com/tv-audio-video/lgstore?utm_source=brand_links" TargetMode="External"/><Relationship Id="rId61" Type="http://schemas.openxmlformats.org/officeDocument/2006/relationships/hyperlink" Target="https://snapcraze.co.za/product/huawei-nova-5t-dual-sim-128gb-black/" TargetMode="External"/><Relationship Id="rId82" Type="http://schemas.openxmlformats.org/officeDocument/2006/relationships/hyperlink" Target="https://snapcraze.co.za/product/huawei-p40-pro-5g-256gb-black-brand-new-open-box/" TargetMode="External"/><Relationship Id="rId90" Type="http://schemas.openxmlformats.org/officeDocument/2006/relationships/image" Target="media/image24.jpeg"/><Relationship Id="rId95"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19"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14" Type="http://schemas.openxmlformats.org/officeDocument/2006/relationships/hyperlink" Target="https://snapcraze.co.za/product-tag/dual-camera/" TargetMode="External"/><Relationship Id="rId22" Type="http://schemas.openxmlformats.org/officeDocument/2006/relationships/image" Target="media/image3.png"/><Relationship Id="rId27" Type="http://schemas.openxmlformats.org/officeDocument/2006/relationships/control" Target="activeX/activeX1.xml"/><Relationship Id="rId30" Type="http://schemas.openxmlformats.org/officeDocument/2006/relationships/image" Target="media/image9.wmf"/><Relationship Id="rId35" Type="http://schemas.openxmlformats.org/officeDocument/2006/relationships/image" Target="media/image11.wmf"/><Relationship Id="rId43" Type="http://schemas.openxmlformats.org/officeDocument/2006/relationships/image" Target="media/image13.jpeg"/><Relationship Id="rId48" Type="http://schemas.openxmlformats.org/officeDocument/2006/relationships/image" Target="media/image14.jpeg"/><Relationship Id="rId56" Type="http://schemas.openxmlformats.org/officeDocument/2006/relationships/hyperlink" Target="https://snapcraze.co.za/product/apple-iphone-12-64gb-blue/?add-to-cart=51636" TargetMode="External"/><Relationship Id="rId64"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69"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77" Type="http://schemas.openxmlformats.org/officeDocument/2006/relationships/hyperlink" Target="https://snapcraze.co.za/product/apple-iphone-12-64gb-blue/?add-to-cart=49062" TargetMode="External"/><Relationship Id="rId100" Type="http://schemas.openxmlformats.org/officeDocument/2006/relationships/image" Target="media/image27.png"/><Relationship Id="rId105" Type="http://schemas.openxmlformats.org/officeDocument/2006/relationships/fontTable" Target="fontTable.xml"/><Relationship Id="rId8" Type="http://schemas.openxmlformats.org/officeDocument/2006/relationships/hyperlink" Target="https://snapcraze.co.za/product-category/smartphones/apple/apple-iphone-12/" TargetMode="External"/><Relationship Id="rId51" Type="http://schemas.openxmlformats.org/officeDocument/2006/relationships/hyperlink" Target="https://snapcraze.co.za/product/apple-iphone-12-64gb-blue/?add-to-cart=37807" TargetMode="External"/><Relationship Id="rId72" Type="http://schemas.openxmlformats.org/officeDocument/2006/relationships/hyperlink" Target="https://snapcraze.co.za/product/huawei-p40-5g-128gb-black/" TargetMode="External"/><Relationship Id="rId80" Type="http://schemas.openxmlformats.org/officeDocument/2006/relationships/image" Target="media/image22.jpeg"/><Relationship Id="rId85" Type="http://schemas.openxmlformats.org/officeDocument/2006/relationships/image" Target="media/image23.jpeg"/><Relationship Id="rId93" Type="http://schemas.openxmlformats.org/officeDocument/2006/relationships/hyperlink" Target="https://snapcraze.co.za/product/apple-iphone-12-64gb-blue/?add-to-cart=52048" TargetMode="External"/><Relationship Id="rId98"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snapcraze.co.za/product-tag/apple/" TargetMode="External"/><Relationship Id="rId17"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25" Type="http://schemas.openxmlformats.org/officeDocument/2006/relationships/image" Target="media/image6.png"/><Relationship Id="rId33" Type="http://schemas.openxmlformats.org/officeDocument/2006/relationships/image" Target="media/image10.wmf"/><Relationship Id="rId38" Type="http://schemas.openxmlformats.org/officeDocument/2006/relationships/image" Target="media/image12.jpeg"/><Relationship Id="rId46" Type="http://schemas.openxmlformats.org/officeDocument/2006/relationships/hyperlink" Target="https://snapcraze.co.za/product/apple-iphone-12-64gb-blue/?add-to-cart=49895" TargetMode="External"/><Relationship Id="rId59"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67" Type="http://schemas.openxmlformats.org/officeDocument/2006/relationships/hyperlink" Target="https://snapcraze.co.za/product/apple-iphone-11-256gb-white/" TargetMode="External"/><Relationship Id="rId103" Type="http://schemas.openxmlformats.org/officeDocument/2006/relationships/hyperlink" Target="https://www.pricecheck.co.za/" TargetMode="External"/><Relationship Id="rId20" Type="http://schemas.openxmlformats.org/officeDocument/2006/relationships/image" Target="media/image1.png"/><Relationship Id="rId41" Type="http://schemas.openxmlformats.org/officeDocument/2006/relationships/hyperlink" Target="https://snapcraze.co.za/product/samsung-galaxy-a51-128gb-prism-crush-black/" TargetMode="External"/><Relationship Id="rId54"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62" Type="http://schemas.openxmlformats.org/officeDocument/2006/relationships/hyperlink" Target="https://snapcraze.co.za/product/huawei-p40-lite-dual-sim-128gb-midnight-black/" TargetMode="External"/><Relationship Id="rId70" Type="http://schemas.openxmlformats.org/officeDocument/2006/relationships/hyperlink" Target="https://snapcraze.co.za/product/apple-iphone-11-256gb-white/" TargetMode="External"/><Relationship Id="rId75"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83" Type="http://schemas.openxmlformats.org/officeDocument/2006/relationships/hyperlink" Target="https://snapcraze.co.za/product/huawei-p40-pro-5g-256gb-black-brand-new-open-box/" TargetMode="External"/><Relationship Id="rId88" Type="http://schemas.openxmlformats.org/officeDocument/2006/relationships/hyperlink" Target="https://snapcraze.co.za/product/huawei-p40-lite-dual-sim-128gb-crush-green/" TargetMode="External"/><Relationship Id="rId91"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96" Type="http://schemas.openxmlformats.org/officeDocument/2006/relationships/hyperlink" Target="https://snapcraze.co.za/product/samsung-galaxy-a51-128gb-dual-sim-prism-crush-black/" TargetMode="External"/><Relationship Id="rId1" Type="http://schemas.openxmlformats.org/officeDocument/2006/relationships/numbering" Target="numbering.xml"/><Relationship Id="rId6" Type="http://schemas.openxmlformats.org/officeDocument/2006/relationships/hyperlink" Target="https://www.takealot.com/lg-cl98-xboom-3500w-hi-fi/PLID66650923/reviews/1/write" TargetMode="External"/><Relationship Id="rId15" Type="http://schemas.openxmlformats.org/officeDocument/2006/relationships/hyperlink" Target="https://snapcraze.co.za/product-tag/fast-charging/" TargetMode="External"/><Relationship Id="rId23" Type="http://schemas.openxmlformats.org/officeDocument/2006/relationships/image" Target="media/image4.png"/><Relationship Id="rId28" Type="http://schemas.openxmlformats.org/officeDocument/2006/relationships/image" Target="media/image8.wmf"/><Relationship Id="rId36" Type="http://schemas.openxmlformats.org/officeDocument/2006/relationships/control" Target="activeX/activeX6.xml"/><Relationship Id="rId49"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57" Type="http://schemas.openxmlformats.org/officeDocument/2006/relationships/hyperlink" Target="https://snapcraze.co.za/product/huawei-nova-5t-dual-sim-128gb-black/" TargetMode="External"/><Relationship Id="rId106" Type="http://schemas.openxmlformats.org/officeDocument/2006/relationships/theme" Target="theme/theme1.xml"/><Relationship Id="rId10" Type="http://schemas.openxmlformats.org/officeDocument/2006/relationships/hyperlink" Target="https://snapcraze.co.za/product-tag/4k-video/" TargetMode="External"/><Relationship Id="rId31" Type="http://schemas.openxmlformats.org/officeDocument/2006/relationships/control" Target="activeX/activeX3.xml"/><Relationship Id="rId44"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52" Type="http://schemas.openxmlformats.org/officeDocument/2006/relationships/hyperlink" Target="https://snapcraze.co.za/product/samsung-galaxy-a31-dual-sim-128gb-prism-crush-blue/" TargetMode="External"/><Relationship Id="rId60" Type="http://schemas.openxmlformats.org/officeDocument/2006/relationships/hyperlink" Target="https://snapcraze.co.za/product/huawei-nova-5t-dual-sim-128gb-black/" TargetMode="External"/><Relationship Id="rId65" Type="http://schemas.openxmlformats.org/officeDocument/2006/relationships/hyperlink" Target="https://snapcraze.co.za/product/huawei-p40-lite-dual-sim-128gb-midnight-black/" TargetMode="External"/><Relationship Id="rId73" Type="http://schemas.openxmlformats.org/officeDocument/2006/relationships/image" Target="media/image19.jpeg"/><Relationship Id="rId78" Type="http://schemas.openxmlformats.org/officeDocument/2006/relationships/hyperlink" Target="https://snapcraze.co.za/product/huawei-p40-pro-5g-256gb-black-brand-new-open-box/" TargetMode="External"/><Relationship Id="rId81"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86"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94" Type="http://schemas.openxmlformats.org/officeDocument/2006/relationships/hyperlink" Target="https://snapcraze.co.za/product/samsung-galaxy-a51-128gb-dual-sim-prism-crush-black/" TargetMode="External"/><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snapcraze.co.za/product-category/flagship-devices/" TargetMode="External"/><Relationship Id="rId13" Type="http://schemas.openxmlformats.org/officeDocument/2006/relationships/hyperlink" Target="https://snapcraze.co.za/product-tag/black/" TargetMode="External"/><Relationship Id="rId18"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39" Type="http://schemas.openxmlformats.org/officeDocument/2006/relationships/hyperlink" Target="https://snapcraze.co.za/product/apple-iphone-12-64gb-blue/?sfdr_ptcid=32446_617_666085000&amp;sfdr_hash=f536959980b3af2802ba36eb16ef628a&amp;gclid=EAIaIQobChMI1ITI_P7p8gIVqO_tCh3ssgyMEAQYASABEgKDmfD_BwE" TargetMode="External"/><Relationship Id="rId34" Type="http://schemas.openxmlformats.org/officeDocument/2006/relationships/control" Target="activeX/activeX5.xml"/><Relationship Id="rId50" Type="http://schemas.openxmlformats.org/officeDocument/2006/relationships/hyperlink" Target="https://snapcraze.co.za/product/apple-iphone-11-64gb-black/" TargetMode="External"/><Relationship Id="rId55" Type="http://schemas.openxmlformats.org/officeDocument/2006/relationships/hyperlink" Target="https://snapcraze.co.za/product/samsung-galaxy-a31-dual-sim-128gb-prism-crush-blue/" TargetMode="External"/><Relationship Id="rId76" Type="http://schemas.openxmlformats.org/officeDocument/2006/relationships/hyperlink" Target="https://snapcraze.co.za/product/huawei-p40-5g-128gb-black/" TargetMode="External"/><Relationship Id="rId97" Type="http://schemas.openxmlformats.org/officeDocument/2006/relationships/hyperlink" Target="https://snapcraze.co.za/product/samsung-galaxy-a51-128gb-dual-sim-prism-crush-black/" TargetMode="External"/><Relationship Id="rId104" Type="http://schemas.openxmlformats.org/officeDocument/2006/relationships/image" Target="media/image3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1590</Words>
  <Characters>9066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Leputla</dc:creator>
  <cp:keywords/>
  <dc:description/>
  <cp:lastModifiedBy>Leputla</cp:lastModifiedBy>
  <cp:revision>2</cp:revision>
  <dcterms:created xsi:type="dcterms:W3CDTF">2021-08-28T06:41:00Z</dcterms:created>
  <dcterms:modified xsi:type="dcterms:W3CDTF">2021-08-28T06:41:00Z</dcterms:modified>
</cp:coreProperties>
</file>